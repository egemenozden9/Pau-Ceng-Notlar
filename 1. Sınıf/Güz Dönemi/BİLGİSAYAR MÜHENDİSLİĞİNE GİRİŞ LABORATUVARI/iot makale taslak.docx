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D322B" w14:textId="38FF2821" w:rsidR="00F32BB4" w:rsidRDefault="00ED0230" w:rsidP="00ED0230">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 xml:space="preserve">                                                                                                                             </w:t>
      </w:r>
      <w:r w:rsidR="00F32BB4">
        <w:rPr>
          <w:rFonts w:ascii="Arial" w:eastAsia="Times New Roman" w:hAnsi="Arial" w:cs="Arial"/>
          <w:b/>
          <w:bCs/>
          <w:color w:val="000000"/>
          <w:spacing w:val="-32"/>
          <w:kern w:val="36"/>
          <w:sz w:val="24"/>
          <w:szCs w:val="24"/>
          <w:lang w:eastAsia="tr-TR"/>
        </w:rPr>
        <w:t>T.C.</w:t>
      </w:r>
      <w:r w:rsidR="002C3867">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 </w:t>
      </w:r>
      <w:r w:rsidR="002C3867">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22..11.2021</w:t>
      </w:r>
    </w:p>
    <w:p w14:paraId="2C2B4B29" w14:textId="11908669" w:rsidR="00F32BB4" w:rsidRDefault="00F32BB4"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PAMUKKALE   ÜNİVERSİTESİ</w:t>
      </w:r>
    </w:p>
    <w:p w14:paraId="2AC85871" w14:textId="2C3FA6AB" w:rsidR="00F35BF3" w:rsidRDefault="00F35BF3"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MÜHENDİSLİK   FAKÜLTESİ</w:t>
      </w:r>
    </w:p>
    <w:p w14:paraId="71A6FFD7" w14:textId="5B61053A" w:rsidR="000D53FF" w:rsidRDefault="00542077"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noProof/>
          <w:color w:val="000000"/>
          <w:spacing w:val="-32"/>
          <w:kern w:val="36"/>
          <w:sz w:val="24"/>
          <w:szCs w:val="24"/>
          <w:lang w:eastAsia="tr-TR"/>
        </w:rPr>
        <w:drawing>
          <wp:inline distT="0" distB="0" distL="0" distR="0" wp14:anchorId="52149171" wp14:editId="77AAE75C">
            <wp:extent cx="1606550" cy="160298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0926" cy="1607347"/>
                    </a:xfrm>
                    <a:prstGeom prst="rect">
                      <a:avLst/>
                    </a:prstGeom>
                    <a:noFill/>
                    <a:ln>
                      <a:noFill/>
                    </a:ln>
                  </pic:spPr>
                </pic:pic>
              </a:graphicData>
            </a:graphic>
          </wp:inline>
        </w:drawing>
      </w:r>
    </w:p>
    <w:p w14:paraId="50460677" w14:textId="77777777" w:rsidR="00EA50F1" w:rsidRDefault="00EA50F1"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033D04AA" w14:textId="77777777" w:rsidR="00FB7A92" w:rsidRDefault="00FB7A92"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0927B016" w14:textId="7C582B95" w:rsidR="00583076" w:rsidRDefault="00CB1953"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EGEMEN  ÖZDEN</w:t>
      </w:r>
    </w:p>
    <w:p w14:paraId="3D4EAB7B"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4A01E985" w14:textId="206CA56B" w:rsidR="00F46FC7" w:rsidRDefault="00CB1953"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20253074</w:t>
      </w:r>
    </w:p>
    <w:p w14:paraId="2A01EC6C"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64A1F668" w14:textId="5D8CDF8C" w:rsidR="006260B4" w:rsidRDefault="00FB7A92"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B</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LG</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SAYAR   MÜHEND</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SL</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Ğ</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p>
    <w:p w14:paraId="226D203E"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562CBD67" w14:textId="249A3751" w:rsidR="006260B4" w:rsidRDefault="002C7611"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B</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LG</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SAYAR   MÜHEND</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SL</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Ğ</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NE </w:t>
      </w:r>
      <w:r w:rsidR="006819F4">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G</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R</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Ş </w:t>
      </w:r>
      <w:r w:rsidR="006819F4">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LABORA</w:t>
      </w:r>
      <w:r w:rsidR="00846266">
        <w:rPr>
          <w:rFonts w:ascii="Arial" w:eastAsia="Times New Roman" w:hAnsi="Arial" w:cs="Arial"/>
          <w:b/>
          <w:bCs/>
          <w:color w:val="000000"/>
          <w:spacing w:val="-32"/>
          <w:kern w:val="36"/>
          <w:sz w:val="24"/>
          <w:szCs w:val="24"/>
          <w:lang w:eastAsia="tr-TR"/>
        </w:rPr>
        <w:t>TUVARI</w:t>
      </w:r>
    </w:p>
    <w:p w14:paraId="3230E7F4"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6812FF8F" w14:textId="33AA9F6A" w:rsidR="000D53FF" w:rsidRDefault="006368DC"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DR</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 </w:t>
      </w:r>
      <w:r w:rsidR="00405B5D">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ÖĞ</w:t>
      </w:r>
      <w:r w:rsidR="00C44832">
        <w:rPr>
          <w:rFonts w:ascii="Arial" w:eastAsia="Times New Roman" w:hAnsi="Arial" w:cs="Arial"/>
          <w:b/>
          <w:bCs/>
          <w:color w:val="000000"/>
          <w:spacing w:val="-32"/>
          <w:kern w:val="36"/>
          <w:sz w:val="24"/>
          <w:szCs w:val="24"/>
          <w:lang w:eastAsia="tr-TR"/>
        </w:rPr>
        <w:t>R</w:t>
      </w:r>
      <w:r w:rsidR="00E94B41">
        <w:rPr>
          <w:rFonts w:ascii="Arial" w:eastAsia="Times New Roman" w:hAnsi="Arial" w:cs="Arial"/>
          <w:b/>
          <w:bCs/>
          <w:color w:val="000000"/>
          <w:spacing w:val="-32"/>
          <w:kern w:val="36"/>
          <w:sz w:val="24"/>
          <w:szCs w:val="24"/>
          <w:lang w:eastAsia="tr-TR"/>
        </w:rPr>
        <w:t xml:space="preserve"> </w:t>
      </w:r>
      <w:r w:rsidR="00C44832">
        <w:rPr>
          <w:rFonts w:ascii="Arial" w:eastAsia="Times New Roman" w:hAnsi="Arial" w:cs="Arial"/>
          <w:b/>
          <w:bCs/>
          <w:color w:val="000000"/>
          <w:spacing w:val="-32"/>
          <w:kern w:val="36"/>
          <w:sz w:val="24"/>
          <w:szCs w:val="24"/>
          <w:lang w:eastAsia="tr-TR"/>
        </w:rPr>
        <w:t xml:space="preserve">.  ÜYESİ  </w:t>
      </w:r>
      <w:r w:rsidR="002C7611">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sidR="002C7611">
        <w:rPr>
          <w:rFonts w:ascii="Arial" w:eastAsia="Times New Roman" w:hAnsi="Arial" w:cs="Arial"/>
          <w:b/>
          <w:bCs/>
          <w:color w:val="000000"/>
          <w:spacing w:val="-32"/>
          <w:kern w:val="36"/>
          <w:sz w:val="24"/>
          <w:szCs w:val="24"/>
          <w:lang w:eastAsia="tr-TR"/>
        </w:rPr>
        <w:t>BRAH</w:t>
      </w:r>
      <w:r w:rsidR="00E94B41">
        <w:rPr>
          <w:rFonts w:ascii="Arial" w:eastAsia="Times New Roman" w:hAnsi="Arial" w:cs="Arial"/>
          <w:b/>
          <w:bCs/>
          <w:color w:val="000000"/>
          <w:spacing w:val="-32"/>
          <w:kern w:val="36"/>
          <w:sz w:val="24"/>
          <w:szCs w:val="24"/>
          <w:lang w:eastAsia="tr-TR"/>
        </w:rPr>
        <w:t xml:space="preserve"> </w:t>
      </w:r>
      <w:r w:rsidR="002C7611">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sidR="002C7611">
        <w:rPr>
          <w:rFonts w:ascii="Arial" w:eastAsia="Times New Roman" w:hAnsi="Arial" w:cs="Arial"/>
          <w:b/>
          <w:bCs/>
          <w:color w:val="000000"/>
          <w:spacing w:val="-32"/>
          <w:kern w:val="36"/>
          <w:sz w:val="24"/>
          <w:szCs w:val="24"/>
          <w:lang w:eastAsia="tr-TR"/>
        </w:rPr>
        <w:t>M   KÖ</w:t>
      </w:r>
      <w:r w:rsidR="008412C6">
        <w:rPr>
          <w:rFonts w:ascii="Arial" w:eastAsia="Times New Roman" w:hAnsi="Arial" w:cs="Arial"/>
          <w:b/>
          <w:bCs/>
          <w:color w:val="000000"/>
          <w:spacing w:val="-32"/>
          <w:kern w:val="36"/>
          <w:sz w:val="24"/>
          <w:szCs w:val="24"/>
          <w:lang w:eastAsia="tr-TR"/>
        </w:rPr>
        <w:t>K</w:t>
      </w:r>
    </w:p>
    <w:p w14:paraId="1745A6B3" w14:textId="77777777" w:rsidR="000D53FF" w:rsidRDefault="000D53FF"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6D60F58B" w14:textId="77777777" w:rsidR="008412C6" w:rsidRDefault="008412C6"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1540A72D" w14:textId="7B1B5238" w:rsidR="00C24C6E" w:rsidRDefault="00C24C6E"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r w:rsidRPr="009D260D">
        <w:rPr>
          <w:rFonts w:ascii="Arial" w:eastAsia="Times New Roman" w:hAnsi="Arial" w:cs="Arial"/>
          <w:b/>
          <w:bCs/>
          <w:color w:val="000000"/>
          <w:spacing w:val="-32"/>
          <w:kern w:val="36"/>
          <w:sz w:val="24"/>
          <w:szCs w:val="24"/>
          <w:lang w:eastAsia="tr-TR"/>
        </w:rPr>
        <w:t>Nesnelerin İnterneti (IoT) Nedir?</w:t>
      </w:r>
      <w:r w:rsidR="00E13552">
        <w:rPr>
          <w:rFonts w:ascii="Arial" w:eastAsia="Times New Roman" w:hAnsi="Arial" w:cs="Arial"/>
          <w:b/>
          <w:bCs/>
          <w:color w:val="000000"/>
          <w:spacing w:val="-32"/>
          <w:kern w:val="36"/>
          <w:sz w:val="24"/>
          <w:szCs w:val="24"/>
          <w:lang w:eastAsia="tr-TR"/>
        </w:rPr>
        <w:t xml:space="preserve">  </w:t>
      </w:r>
    </w:p>
    <w:p w14:paraId="6C5A3480" w14:textId="77777777" w:rsidR="00C24C6E" w:rsidRPr="00272935" w:rsidRDefault="00C24C6E"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272935">
        <w:rPr>
          <w:rFonts w:ascii="Arial" w:eastAsia="Times New Roman" w:hAnsi="Arial" w:cs="Arial"/>
          <w:color w:val="000000"/>
          <w:sz w:val="24"/>
          <w:szCs w:val="24"/>
          <w:lang w:eastAsia="tr-TR"/>
        </w:rPr>
        <w:t>Nesnelerin İnterneti, bilgi üretebilen ve internet üzerinden bunu paylaşabilen tüm bilgi işlem cihazlarını, mekanik ve dijital makineleri, nesneleri, hayvanları ve hatta insanları birbirine bağlayan teknolojiye verilen isimdir. IoT kısaltmasıyla bilinen bu teknoloji, her bir “nesneye” benzersiz bir kimlik (UID) atayarak herhangi bir insan müdahalesine gerek olmaksızın birbirleriyle ve merkezi kontrol mekanizmalarıyla veri paylaşımı yapmalarını mümkün kılar.</w:t>
      </w:r>
    </w:p>
    <w:p w14:paraId="5B9CF375" w14:textId="77777777" w:rsidR="00C24C6E" w:rsidRDefault="00C24C6E"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272935">
        <w:rPr>
          <w:rFonts w:ascii="Arial" w:eastAsia="Times New Roman" w:hAnsi="Arial" w:cs="Arial"/>
          <w:color w:val="000000"/>
          <w:sz w:val="24"/>
          <w:szCs w:val="24"/>
          <w:lang w:eastAsia="tr-TR"/>
        </w:rPr>
        <w:t>Günümüzde neredeyse tüm sektörlerden farklı ölçeklerdeki şirketler daha verimli çalışmak, iş süreçlerini iyileştirmek, daha etkili kararlar almak ve işlerinin değerini</w:t>
      </w:r>
      <w:r w:rsidRPr="009D260D">
        <w:rPr>
          <w:rFonts w:ascii="Arial" w:eastAsia="Times New Roman" w:hAnsi="Arial" w:cs="Arial"/>
          <w:color w:val="000000"/>
          <w:sz w:val="24"/>
          <w:szCs w:val="24"/>
          <w:lang w:eastAsia="tr-TR"/>
        </w:rPr>
        <w:t xml:space="preserve"> artırmak için çeşitli nesnelerin interneti uygulamalarını kullanmaktadır.</w:t>
      </w:r>
    </w:p>
    <w:p w14:paraId="18CAB42E" w14:textId="77777777" w:rsidR="00C92564" w:rsidRDefault="00C92564"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45D38D4D" w14:textId="77777777" w:rsidR="00C92564" w:rsidRPr="00C92564" w:rsidRDefault="00C92564" w:rsidP="00C92564">
      <w:pPr>
        <w:pStyle w:val="Balk2"/>
        <w:shd w:val="clear" w:color="auto" w:fill="FFFFFF"/>
        <w:spacing w:before="0" w:after="150"/>
        <w:textAlignment w:val="baseline"/>
        <w:rPr>
          <w:rFonts w:ascii="Arial" w:hAnsi="Arial" w:cs="Arial"/>
          <w:color w:val="000000"/>
          <w:sz w:val="24"/>
          <w:szCs w:val="24"/>
        </w:rPr>
      </w:pPr>
      <w:r w:rsidRPr="00C92564">
        <w:rPr>
          <w:rFonts w:ascii="Arial" w:hAnsi="Arial" w:cs="Arial"/>
          <w:color w:val="000000"/>
          <w:sz w:val="24"/>
          <w:szCs w:val="24"/>
        </w:rPr>
        <w:t>IoT teriminin açılımı</w:t>
      </w:r>
    </w:p>
    <w:p w14:paraId="5FE0A02F" w14:textId="48FF4EA6" w:rsidR="00C92564" w:rsidRDefault="00C92564" w:rsidP="00C92564">
      <w:pPr>
        <w:pStyle w:val="NormalWeb"/>
        <w:shd w:val="clear" w:color="auto" w:fill="FFFFFF"/>
        <w:spacing w:before="225" w:beforeAutospacing="0" w:after="0" w:afterAutospacing="0" w:line="420" w:lineRule="atLeast"/>
        <w:textAlignment w:val="baseline"/>
        <w:rPr>
          <w:rFonts w:ascii="Arial" w:hAnsi="Arial" w:cs="Arial"/>
          <w:color w:val="000000"/>
        </w:rPr>
      </w:pPr>
      <w:r w:rsidRPr="00C92564">
        <w:rPr>
          <w:rFonts w:ascii="Arial" w:hAnsi="Arial" w:cs="Arial"/>
          <w:color w:val="000000"/>
        </w:rPr>
        <w:t>Nesnelerin interneti, kısaca IoT olarak bilinmektedir. IoT, “Internet of Things” tabirinin kısaltmasıdır. Türkçeye doğrudan “şeylerin interneti” olarak çevrilebilecek bu tabir, daha önce veri toplama ve bilgi paylaşma kabiliyeti olmayan nesnelerin akıllandırılmasına, yeni kabiliyetler kazandırılarak internete bağlanabilmelerine atıfta bulunmaktadır.</w:t>
      </w:r>
    </w:p>
    <w:p w14:paraId="01407AFE" w14:textId="6E95479B" w:rsidR="00047771" w:rsidRDefault="00A83A3F" w:rsidP="00C92564">
      <w:pPr>
        <w:pStyle w:val="NormalWeb"/>
        <w:shd w:val="clear" w:color="auto" w:fill="FFFFFF"/>
        <w:spacing w:before="225" w:beforeAutospacing="0" w:after="0" w:afterAutospacing="0" w:line="420" w:lineRule="atLeast"/>
        <w:textAlignment w:val="baseline"/>
        <w:rPr>
          <w:rFonts w:ascii="Arial" w:hAnsi="Arial" w:cs="Arial"/>
          <w:color w:val="000000"/>
        </w:rPr>
      </w:pPr>
      <w:hyperlink r:id="rId7" w:history="1">
        <w:r w:rsidR="00F52BEC" w:rsidRPr="00D16A72">
          <w:rPr>
            <w:rStyle w:val="Kpr"/>
            <w:rFonts w:ascii="Arial" w:hAnsi="Arial" w:cs="Arial"/>
          </w:rPr>
          <w:t>https://www.innova.com.tr/tr/blog/dijital-donusum-blog/nesnelerin-interneti-iot-nedir</w:t>
        </w:r>
      </w:hyperlink>
    </w:p>
    <w:p w14:paraId="677FE6F4"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472B6CC2"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33F93693"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3A8E953D"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1D14274C"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11B2738F"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25EAFCCD" w14:textId="6CBBD42F" w:rsidR="00972794" w:rsidRDefault="00972794" w:rsidP="00972794">
      <w:pPr>
        <w:pStyle w:val="Balk3"/>
        <w:shd w:val="clear" w:color="auto" w:fill="FFFFFF"/>
        <w:spacing w:before="0" w:after="150"/>
        <w:textAlignment w:val="baseline"/>
        <w:rPr>
          <w:rFonts w:ascii="Arial" w:hAnsi="Arial" w:cs="Arial"/>
          <w:color w:val="000000"/>
        </w:rPr>
      </w:pPr>
      <w:r w:rsidRPr="00047771">
        <w:rPr>
          <w:rFonts w:ascii="Arial" w:hAnsi="Arial" w:cs="Arial"/>
          <w:color w:val="000000"/>
        </w:rPr>
        <w:lastRenderedPageBreak/>
        <w:t>Akıllı Şehirler</w:t>
      </w:r>
      <w:r w:rsidR="00574F24">
        <w:rPr>
          <w:rFonts w:ascii="Arial" w:hAnsi="Arial" w:cs="Arial"/>
          <w:color w:val="000000"/>
        </w:rPr>
        <w:t xml:space="preserve">  </w:t>
      </w:r>
      <w:hyperlink r:id="rId8" w:history="1">
        <w:r w:rsidR="00F52BEC" w:rsidRPr="00D16A72">
          <w:rPr>
            <w:rStyle w:val="Kpr"/>
            <w:rFonts w:ascii="Arial" w:hAnsi="Arial" w:cs="Arial"/>
          </w:rPr>
          <w:t>https://www.milleni.com.tr/blog/teknoloji/nesnelerin-interneti-nedir</w:t>
        </w:r>
      </w:hyperlink>
    </w:p>
    <w:p w14:paraId="42F105BC" w14:textId="0BFCCB32" w:rsidR="00972794" w:rsidRPr="00047771" w:rsidRDefault="00972794" w:rsidP="00972794">
      <w:pPr>
        <w:pStyle w:val="NormalWeb"/>
        <w:shd w:val="clear" w:color="auto" w:fill="FFFFFF"/>
        <w:spacing w:before="225" w:beforeAutospacing="0" w:after="0" w:afterAutospacing="0" w:line="420" w:lineRule="atLeast"/>
        <w:textAlignment w:val="baseline"/>
        <w:rPr>
          <w:rFonts w:ascii="Arial" w:hAnsi="Arial" w:cs="Arial"/>
          <w:color w:val="000000"/>
        </w:rPr>
      </w:pPr>
      <w:r w:rsidRPr="00047771">
        <w:rPr>
          <w:rFonts w:ascii="Arial" w:hAnsi="Arial" w:cs="Arial"/>
          <w:noProof/>
          <w:color w:val="000000"/>
        </w:rPr>
        <w:drawing>
          <wp:inline distT="0" distB="0" distL="0" distR="0" wp14:anchorId="121AB6FF" wp14:editId="6AF9CB65">
            <wp:extent cx="5760720" cy="3240405"/>
            <wp:effectExtent l="0" t="0" r="0" b="0"/>
            <wp:docPr id="1" name="Resim 1" descr="Akıllı Şehir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ıllı Şehir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75DF28" w14:textId="77777777" w:rsidR="00972794" w:rsidRPr="00047771" w:rsidRDefault="00972794" w:rsidP="00972794">
      <w:pPr>
        <w:pStyle w:val="NormalWeb"/>
        <w:shd w:val="clear" w:color="auto" w:fill="FFFFFF"/>
        <w:spacing w:before="225" w:beforeAutospacing="0" w:after="0" w:afterAutospacing="0" w:line="420" w:lineRule="atLeast"/>
        <w:textAlignment w:val="baseline"/>
        <w:rPr>
          <w:rFonts w:ascii="Arial" w:hAnsi="Arial" w:cs="Arial"/>
          <w:color w:val="000000"/>
        </w:rPr>
      </w:pPr>
      <w:r w:rsidRPr="00047771">
        <w:rPr>
          <w:rFonts w:ascii="Arial" w:hAnsi="Arial" w:cs="Arial"/>
          <w:color w:val="000000"/>
        </w:rPr>
        <w:t>IoT tabanlı akıllı şehir sistemleri, şehir sakinlerinin hayatlarını kolaylaştıran hizmetler sunan uygulamaların geliştirilmesini, kullanıma sunulmasını ve diğer uygulamalarla entegre edilmesini sağlıyor. İnnova SkywaveCity , akıllı bir şehrin ihtiyaç duyduğu tüm kabiliyetleri modüler yapıda tek bir platform üzerinden yerel yönetimlere sunuyor.</w:t>
      </w:r>
    </w:p>
    <w:p w14:paraId="4BFEBD8C" w14:textId="77777777" w:rsidR="00972794" w:rsidRDefault="00972794"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r w:rsidRPr="00047771">
        <w:rPr>
          <w:rFonts w:ascii="Arial" w:hAnsi="Arial" w:cs="Arial"/>
          <w:color w:val="000000"/>
        </w:rPr>
        <w:t>Şehrin dört bir yanındaki farklı işlevlere sahip sayısız cihaz ve sensörden toplanan verileri tek bir merkezde bir araya getiren SkywaveCity akıllı şehir platformu, ulaşımdan aydınlatmaya, bilgi servislerinden iklim analizine, otopark ve atık yönetiminden sulamaya pek çok alanda şehirleri dijitalleştiriyor. İnnova'nın ödüllü SkywaveIoT platformu üzerinde inşa edilen SkywaveCity’nin esnek ve ölçeklenebilir mimarisi, yerel yönetimlere yeni hizmetlerini sisteme kolayca dahil etme ve şehrin büyümesiyle doğru orantılı olarak sistemi ölçekleyebilme imkânı sunuyor</w:t>
      </w:r>
      <w:r>
        <w:rPr>
          <w:rFonts w:ascii="Gilroy-Light" w:hAnsi="Gilroy-Light"/>
          <w:color w:val="000000"/>
          <w:sz w:val="27"/>
          <w:szCs w:val="27"/>
        </w:rPr>
        <w:t>.</w:t>
      </w:r>
    </w:p>
    <w:p w14:paraId="3416E2B8" w14:textId="77777777" w:rsidR="00DE3545" w:rsidRDefault="00DE3545"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p>
    <w:p w14:paraId="0CC0D91C" w14:textId="77777777" w:rsidR="00DE3545" w:rsidRPr="00DE3545" w:rsidRDefault="00DE3545" w:rsidP="00DE3545">
      <w:pPr>
        <w:pStyle w:val="Balk3"/>
        <w:shd w:val="clear" w:color="auto" w:fill="FFFFFF"/>
        <w:spacing w:before="0" w:after="150"/>
        <w:textAlignment w:val="baseline"/>
        <w:rPr>
          <w:rFonts w:ascii="Arial" w:hAnsi="Arial" w:cs="Arial"/>
          <w:color w:val="000000"/>
        </w:rPr>
      </w:pPr>
      <w:r w:rsidRPr="00DE3545">
        <w:rPr>
          <w:rFonts w:ascii="Arial" w:hAnsi="Arial" w:cs="Arial"/>
          <w:color w:val="000000"/>
        </w:rPr>
        <w:t>Akıllı Mağazalar</w:t>
      </w:r>
    </w:p>
    <w:p w14:paraId="12D31763" w14:textId="77777777" w:rsidR="00DE3545" w:rsidRPr="00DE3545" w:rsidRDefault="00DE3545" w:rsidP="00DE3545">
      <w:pPr>
        <w:shd w:val="clear" w:color="auto" w:fill="FFFFFF"/>
        <w:spacing w:after="0" w:line="420" w:lineRule="atLeast"/>
        <w:textAlignment w:val="baseline"/>
        <w:rPr>
          <w:rFonts w:ascii="Arial" w:eastAsia="Times New Roman" w:hAnsi="Arial" w:cs="Arial"/>
          <w:color w:val="000000"/>
          <w:sz w:val="24"/>
          <w:szCs w:val="24"/>
          <w:lang w:eastAsia="tr-TR"/>
        </w:rPr>
      </w:pPr>
      <w:r w:rsidRPr="00DE3545">
        <w:rPr>
          <w:rFonts w:ascii="Arial" w:eastAsia="Times New Roman" w:hAnsi="Arial" w:cs="Arial"/>
          <w:color w:val="000000"/>
          <w:sz w:val="24"/>
          <w:szCs w:val="24"/>
          <w:lang w:eastAsia="tr-TR"/>
        </w:rPr>
        <w:t>IoT fiziksel mağazaları tıpkı web siteleri yönetir gibi yönetme kabiliyeti sunuyor. </w:t>
      </w:r>
      <w:hyperlink r:id="rId10" w:history="1">
        <w:r w:rsidRPr="00DE3545">
          <w:rPr>
            <w:rFonts w:ascii="Arial" w:eastAsia="Times New Roman" w:hAnsi="Arial" w:cs="Arial"/>
            <w:color w:val="337AB7"/>
            <w:sz w:val="24"/>
            <w:szCs w:val="24"/>
            <w:u w:val="single"/>
            <w:bdr w:val="none" w:sz="0" w:space="0" w:color="auto" w:frame="1"/>
            <w:lang w:eastAsia="tr-TR"/>
          </w:rPr>
          <w:t>İnnova SkywaveStore</w:t>
        </w:r>
      </w:hyperlink>
      <w:r w:rsidRPr="00DE3545">
        <w:rPr>
          <w:rFonts w:ascii="Arial" w:eastAsia="Times New Roman" w:hAnsi="Arial" w:cs="Arial"/>
          <w:color w:val="000000"/>
          <w:sz w:val="24"/>
          <w:szCs w:val="24"/>
          <w:lang w:eastAsia="tr-TR"/>
        </w:rPr>
        <w:t xml:space="preserve"> zincir market, mağaza, AVM ve diğer çoklu fiziksel noktalara sahip tüm işletme türleri için daha yüksek verim, müşteri ve çalışan memnuniyeti sağlayan yeteneklere sahip. Entegre, tek merkezden yönetilen akıllı mağaza platformu SkywaveStore, yöneticilerin kaç adet ve nerede olursa olsun tüm </w:t>
      </w:r>
      <w:r w:rsidRPr="00DE3545">
        <w:rPr>
          <w:rFonts w:ascii="Arial" w:eastAsia="Times New Roman" w:hAnsi="Arial" w:cs="Arial"/>
          <w:color w:val="000000"/>
          <w:sz w:val="24"/>
          <w:szCs w:val="24"/>
          <w:lang w:eastAsia="tr-TR"/>
        </w:rPr>
        <w:lastRenderedPageBreak/>
        <w:t>fiziksel mağazaların her bir karışında olanları tek bir merkezden anlık verilerle izlemelerini ve yönetmelerini sağlar.</w:t>
      </w:r>
    </w:p>
    <w:p w14:paraId="4734DCDF" w14:textId="77777777" w:rsidR="00DE3545" w:rsidRPr="009C1928" w:rsidRDefault="00DE3545"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DE3545">
        <w:rPr>
          <w:rFonts w:ascii="Arial" w:eastAsia="Times New Roman" w:hAnsi="Arial" w:cs="Arial"/>
          <w:color w:val="000000"/>
          <w:sz w:val="24"/>
          <w:szCs w:val="24"/>
          <w:lang w:eastAsia="tr-TR"/>
        </w:rPr>
        <w:t>SkywaveStore, hangi mağazada kaç müşterinin bulunduğunu güncel olarak takip eder ve raporlar. Platform, özellikle büyük mağazalarda müşterilerin hangi alanlara ilgi gösterdiğini analiz ederek, yöneticilerin veri odaklı kararlar almalarını destekler. SkywaveStore müşterilerin hareketlerini gerçekçi verilerle gözlerler, kampanya ürünleri, personel konumlandırılması gibi geliştirmelerle müşteri memnuniyet oranlarını yukarı çekmek için gerekli bilgileri sunar.</w:t>
      </w:r>
    </w:p>
    <w:p w14:paraId="2AE70BC3" w14:textId="77777777" w:rsidR="00D52636" w:rsidRPr="009C1928" w:rsidRDefault="00D52636"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2CD65216" w14:textId="392ACDA0" w:rsidR="00D52636" w:rsidRPr="00DE3545" w:rsidRDefault="00D52636"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9C1928">
        <w:rPr>
          <w:rFonts w:ascii="Arial" w:hAnsi="Arial" w:cs="Arial"/>
          <w:color w:val="000000"/>
          <w:sz w:val="24"/>
          <w:szCs w:val="24"/>
          <w:shd w:val="clear" w:color="auto" w:fill="FFFFFF"/>
        </w:rPr>
        <w:t>Nesneler, algılayıcı sensörlerle veri toplayabilir hale getirilerek, Wi-Fi, Bluetooh, Zigbee gibi teknolojilerle söz konusu verileri aktarabilir duruma geçer. Bu sayede nesnelerin internetine dahi olmuş olurlar. Bazı nesneler verileri işleme özelliği de bulundurur. Böylece doğrudan işlediği veriyi diğer nesnelerle veya merkez sunucuyla paylaşabilir.</w:t>
      </w:r>
    </w:p>
    <w:p w14:paraId="145E4597" w14:textId="77777777" w:rsidR="00DE3545" w:rsidRDefault="00DE3545"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p>
    <w:p w14:paraId="32BB2A4F" w14:textId="77777777" w:rsidR="00FF6898" w:rsidRPr="009C1928" w:rsidRDefault="00FF6898" w:rsidP="00FF6898">
      <w:pPr>
        <w:pStyle w:val="Balk2"/>
        <w:shd w:val="clear" w:color="auto" w:fill="FFFFFF"/>
        <w:spacing w:before="300" w:after="150"/>
        <w:rPr>
          <w:rFonts w:ascii="Arial" w:hAnsi="Arial" w:cs="Arial"/>
          <w:color w:val="000000"/>
          <w:sz w:val="24"/>
          <w:szCs w:val="24"/>
        </w:rPr>
      </w:pPr>
      <w:r w:rsidRPr="009C1928">
        <w:rPr>
          <w:rStyle w:val="Gl"/>
          <w:rFonts w:ascii="Arial" w:hAnsi="Arial" w:cs="Arial"/>
          <w:b w:val="0"/>
          <w:bCs w:val="0"/>
          <w:color w:val="000000"/>
          <w:sz w:val="24"/>
          <w:szCs w:val="24"/>
        </w:rPr>
        <w:t>IoT Uygulama Alanları</w:t>
      </w:r>
    </w:p>
    <w:p w14:paraId="5152E25A" w14:textId="77777777" w:rsidR="00FF6898" w:rsidRPr="009C1928" w:rsidRDefault="00FF6898" w:rsidP="00FF6898">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"Nesnelerin interneti" olarak da ifade edilen IoT, oldukça geniş bir uygulama alanına sahiptir. Ayrıca uygulama alanı da sürekli olarak genişler. Çünkü her yeni teknoloji, aynı zamanda IoT için de yeni bir alan açmaya adaydır. IoT’un uygulama alanları; akıllı şehirlerden akıllı binalara, akıllı protezlerden akıllı ev aletlerine, akıllı trafik ışıklarından akıllı tarıma ve sağlıktan güvenliğe kadar uzanır. 2020 yılı itibariyle internete bağlı olan ve nesnelerin interneti ağı içerisinde yer alan cihaz sayısının 20 milyarın üzerinde olduğu tahmin ediliyor. 2025 yılına kadar ise bu sayının katlanarak artacağı öngörülür.</w:t>
      </w:r>
    </w:p>
    <w:p w14:paraId="73C285BC" w14:textId="77777777" w:rsidR="00FF6898" w:rsidRDefault="00FF6898" w:rsidP="00FF6898">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Akıllı şehir, bina ve trafik ışıkları söz konusu olduğunda IoT, büyük bir otomatik idare olanağı sunarken tarım alanında ise uzaktan denetlenebilirliğin yanı sıra ihtiyaç duyulan zamanda ihtiyaç duyulan miktarda sulama yapılmasından, cihazların bitkilerin takibini kendi kendine yapmasına kadar geniş bir alanda kullanılır. Sağlık alanında ise vücuda yerleştirilen çeşitli implantlar yoluyla, kablosuz olarak temasa geçilebilen ve uzun zaman boyunda dışarıdan herhangi bir müdahaleye gerek olmaksızın ölçüm yapılmasına olanak sağlayan akıllı sensörler ile diyabet, inme, kalp, bilişsel bozukluklar ve nörolojik nöbetlere kadar geniş bir uygulama alanı içerisinde sağlık kayıtlarının ölçülmesi ve saklanması için kullanılabilir.</w:t>
      </w:r>
    </w:p>
    <w:p w14:paraId="5FDD0EF4" w14:textId="77777777" w:rsidR="00B26F4C" w:rsidRDefault="00B26F4C" w:rsidP="00FF6898">
      <w:pPr>
        <w:pStyle w:val="NormalWeb"/>
        <w:shd w:val="clear" w:color="auto" w:fill="FFFFFF"/>
        <w:spacing w:before="0" w:beforeAutospacing="0" w:after="150" w:afterAutospacing="0"/>
        <w:rPr>
          <w:rFonts w:ascii="Arial" w:hAnsi="Arial" w:cs="Arial"/>
          <w:color w:val="000000"/>
        </w:rPr>
      </w:pPr>
    </w:p>
    <w:p w14:paraId="3D21CFEE" w14:textId="2DF675BB" w:rsidR="00B26F4C" w:rsidRPr="00B26F4C" w:rsidRDefault="00A83A3F" w:rsidP="00FF6898">
      <w:pPr>
        <w:pStyle w:val="NormalWeb"/>
        <w:shd w:val="clear" w:color="auto" w:fill="FFFFFF"/>
        <w:spacing w:before="0" w:beforeAutospacing="0" w:after="150" w:afterAutospacing="0"/>
        <w:rPr>
          <w:rFonts w:ascii="Arial" w:hAnsi="Arial" w:cs="Arial"/>
          <w:color w:val="000000"/>
        </w:rPr>
      </w:pPr>
      <w:hyperlink r:id="rId11" w:history="1">
        <w:r w:rsidR="00B26F4C" w:rsidRPr="00B26F4C">
          <w:rPr>
            <w:rStyle w:val="Gl"/>
            <w:rFonts w:ascii="Arial" w:eastAsiaTheme="majorEastAsia" w:hAnsi="Arial" w:cs="Arial"/>
            <w:color w:val="0000FF"/>
            <w:shd w:val="clear" w:color="auto" w:fill="FFFFFF"/>
          </w:rPr>
          <w:t>Nesnelerin interneti</w:t>
        </w:r>
        <w:r w:rsidR="00B26F4C" w:rsidRPr="00B26F4C">
          <w:rPr>
            <w:rStyle w:val="Kpr"/>
            <w:rFonts w:ascii="Arial" w:hAnsi="Arial" w:cs="Arial"/>
            <w:shd w:val="clear" w:color="auto" w:fill="FFFFFF"/>
          </w:rPr>
          <w:t> </w:t>
        </w:r>
      </w:hyperlink>
      <w:r w:rsidR="00B26F4C" w:rsidRPr="00B26F4C">
        <w:rPr>
          <w:rFonts w:ascii="Arial" w:hAnsi="Arial" w:cs="Arial"/>
          <w:color w:val="777777"/>
          <w:shd w:val="clear" w:color="auto" w:fill="FFFFFF"/>
        </w:rPr>
        <w:t>aklınıza gelebilecek tüm nesnelerin internete erişmesini ve diğer cihazlar ile iletişim kurabilmesini sağlamaya yönelik bir teknolojidir. IoT uygulaması, nesneleri Bluetooth ve wifi gibi teknolojiler ile internete bağlamaktadır.</w:t>
      </w:r>
    </w:p>
    <w:p w14:paraId="6CEE1865" w14:textId="77777777" w:rsidR="00B14F92" w:rsidRPr="00B14F92" w:rsidRDefault="00B14F92" w:rsidP="00B14F92">
      <w:pPr>
        <w:pStyle w:val="Balk2"/>
        <w:shd w:val="clear" w:color="auto" w:fill="FFFFFF"/>
        <w:spacing w:before="0"/>
        <w:rPr>
          <w:rFonts w:ascii="Arial" w:hAnsi="Arial" w:cs="Arial"/>
          <w:color w:val="777777"/>
          <w:sz w:val="24"/>
          <w:szCs w:val="24"/>
        </w:rPr>
      </w:pPr>
      <w:r w:rsidRPr="00B14F92">
        <w:rPr>
          <w:rStyle w:val="Gl"/>
          <w:rFonts w:ascii="Arial" w:hAnsi="Arial" w:cs="Arial"/>
          <w:b w:val="0"/>
          <w:bCs w:val="0"/>
          <w:color w:val="777777"/>
          <w:sz w:val="24"/>
          <w:szCs w:val="24"/>
        </w:rPr>
        <w:t>IoT (Nesnelerin İnterneti) Hangi Sektörlerde Kullanılır?</w:t>
      </w:r>
    </w:p>
    <w:p w14:paraId="052AD77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İmalat,</w:t>
      </w:r>
    </w:p>
    <w:p w14:paraId="57981AE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Ulaştırma,</w:t>
      </w:r>
    </w:p>
    <w:p w14:paraId="014C5494"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Savunma,</w:t>
      </w:r>
    </w:p>
    <w:p w14:paraId="68556AA2"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Tarım,</w:t>
      </w:r>
    </w:p>
    <w:p w14:paraId="2FE8C3E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Altyapı,</w:t>
      </w:r>
    </w:p>
    <w:p w14:paraId="0FAFA426"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Perakende,</w:t>
      </w:r>
    </w:p>
    <w:p w14:paraId="6039009F"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Lojistik,</w:t>
      </w:r>
    </w:p>
    <w:p w14:paraId="05D9C428"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Bankalar,</w:t>
      </w:r>
    </w:p>
    <w:p w14:paraId="0E46F7B2"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Gaz, petrol ve madencilik,</w:t>
      </w:r>
    </w:p>
    <w:p w14:paraId="53990DE0"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Sigorta,</w:t>
      </w:r>
    </w:p>
    <w:p w14:paraId="31B63CA4"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Konut,</w:t>
      </w:r>
    </w:p>
    <w:p w14:paraId="3741397E" w14:textId="77777777" w:rsidR="00B14F92" w:rsidRPr="00B14F92" w:rsidRDefault="00A83A3F" w:rsidP="00B14F92">
      <w:pPr>
        <w:numPr>
          <w:ilvl w:val="0"/>
          <w:numId w:val="1"/>
        </w:numPr>
        <w:shd w:val="clear" w:color="auto" w:fill="FFFFFF"/>
        <w:spacing w:after="0" w:line="240" w:lineRule="auto"/>
        <w:rPr>
          <w:rFonts w:ascii="Arial" w:hAnsi="Arial" w:cs="Arial"/>
          <w:color w:val="777777"/>
          <w:sz w:val="24"/>
          <w:szCs w:val="24"/>
        </w:rPr>
      </w:pPr>
      <w:hyperlink r:id="rId12" w:history="1">
        <w:r w:rsidR="00B14F92" w:rsidRPr="00B14F92">
          <w:rPr>
            <w:rStyle w:val="Gl"/>
            <w:rFonts w:ascii="Arial" w:hAnsi="Arial" w:cs="Arial"/>
            <w:color w:val="0000FF"/>
            <w:sz w:val="24"/>
            <w:szCs w:val="24"/>
          </w:rPr>
          <w:t>Araç Takip Sistemleri</w:t>
        </w:r>
      </w:hyperlink>
    </w:p>
    <w:p w14:paraId="5C476F6A"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Gıda hizmetleri,</w:t>
      </w:r>
    </w:p>
    <w:p w14:paraId="3B8A0AC7"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Kamu kuruluşları,</w:t>
      </w:r>
    </w:p>
    <w:p w14:paraId="39CC42E5"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Hastaneler, sektörlerde kullanılabilmektedir.</w:t>
      </w:r>
    </w:p>
    <w:p w14:paraId="6C2F136B" w14:textId="77777777" w:rsidR="00B14F92" w:rsidRPr="00B14F92" w:rsidRDefault="00B14F92" w:rsidP="00B14F92">
      <w:pPr>
        <w:pStyle w:val="NormalWeb"/>
        <w:shd w:val="clear" w:color="auto" w:fill="FFFFFF"/>
        <w:spacing w:before="0" w:beforeAutospacing="0" w:after="150" w:afterAutospacing="0"/>
        <w:rPr>
          <w:rFonts w:ascii="Arial" w:hAnsi="Arial" w:cs="Arial"/>
          <w:color w:val="777777"/>
        </w:rPr>
      </w:pPr>
      <w:r w:rsidRPr="00B14F92">
        <w:rPr>
          <w:rFonts w:ascii="Arial" w:hAnsi="Arial" w:cs="Arial"/>
          <w:color w:val="777777"/>
        </w:rPr>
        <w:t>Daha detaylı bir şekilde; akıllı binalar, akıllı duraklar, ev aletleri, arabalar, kalp monitörleri, akıllı toprak sulama, akıllı bileklikler gibi her alanda kullanılabilen bir teknolojidir.</w:t>
      </w:r>
    </w:p>
    <w:p w14:paraId="7540A1F9" w14:textId="1561B1F1" w:rsidR="00F52BEC" w:rsidRDefault="00195B0A" w:rsidP="0097279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r w:rsidRPr="00195B0A">
        <w:rPr>
          <w:rFonts w:ascii="Arial" w:hAnsi="Arial" w:cs="Arial"/>
          <w:color w:val="000000"/>
          <w:shd w:val="clear" w:color="auto" w:fill="FFFFFF"/>
        </w:rPr>
        <w:t>Çevremizdeki farklı nesnelerin birbirleri arasında haberleşmesi, verileri hedef adrese yönlendirmesi gibi yetenekleri vasıtasıyla birbirleri ile iletişim kurması insanların uzun zamandır hayatında. IoT yani nesnelerin interneti insanoğlu için her geçen gün daha da önemli bir hale geliyor. Nesnelerin internetinin günümüzdeki en yaygın kullanım alanları; ortak kamu alanları olan metro istasyonları, ve yine aynı şekilde belediye duraklarıdır. Toplu taşıma araçlarını günlük hayatında sürekli kullanmak zorunda olanlar bilir ki, beklediğiniz aracın anlık olarak nerede olduğunu görmek ve ne zaman geleceğini bilmek zaman hesabı yapmak adına oldukça önemlidir. Hayatınızı düzene koymanızda da en büyük yardımcılarınızdan biri olmaktadır.</w:t>
      </w:r>
      <w:r w:rsidR="00F41740" w:rsidRPr="00F41740">
        <w:t xml:space="preserve"> </w:t>
      </w:r>
      <w:hyperlink r:id="rId13" w:history="1">
        <w:r w:rsidR="00F52BEC" w:rsidRPr="00D16A72">
          <w:rPr>
            <w:rStyle w:val="Kpr"/>
            <w:rFonts w:ascii="Arial" w:hAnsi="Arial" w:cs="Arial"/>
            <w:shd w:val="clear" w:color="auto" w:fill="FFFFFF"/>
          </w:rPr>
          <w:t>https://bulutistan.com/blog/nesnelerin-interneti-iot-nedir/</w:t>
        </w:r>
      </w:hyperlink>
    </w:p>
    <w:p w14:paraId="021714AE" w14:textId="77777777" w:rsidR="00F52BEC" w:rsidRPr="00F52BEC" w:rsidRDefault="00F52BEC" w:rsidP="0097279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p>
    <w:p w14:paraId="3B801989" w14:textId="62F0CC57" w:rsidR="00195B0A" w:rsidRDefault="000C6BB2" w:rsidP="00C9256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r>
        <w:rPr>
          <w:rFonts w:ascii="Arial" w:hAnsi="Arial" w:cs="Arial"/>
          <w:color w:val="000000"/>
          <w:shd w:val="clear" w:color="auto" w:fill="FFFFFF"/>
        </w:rPr>
        <w:t>Cihazlar birbirleri arasında devamlı olarak iletişim içerisindedir. Cihazlar arası haberleşme sayesinde nesneler günlük işlevlerini, çeşitli komutlar ile insan müdahalesi olmadan rahatlıkla yerine getirebiliyorlar.</w:t>
      </w:r>
    </w:p>
    <w:p w14:paraId="570E35BA" w14:textId="2E3858AA" w:rsidR="00040C28" w:rsidRDefault="00040C28" w:rsidP="00C92564">
      <w:pPr>
        <w:pStyle w:val="NormalWeb"/>
        <w:shd w:val="clear" w:color="auto" w:fill="FFFFFF"/>
        <w:spacing w:before="225" w:beforeAutospacing="0" w:after="0" w:afterAutospacing="0" w:line="420" w:lineRule="atLeast"/>
        <w:textAlignment w:val="baseline"/>
        <w:rPr>
          <w:rFonts w:ascii="Arial" w:hAnsi="Arial" w:cs="Arial"/>
          <w:color w:val="393838"/>
          <w:shd w:val="clear" w:color="auto" w:fill="FFFFFF"/>
        </w:rPr>
      </w:pPr>
      <w:r w:rsidRPr="00040C28">
        <w:rPr>
          <w:rFonts w:ascii="Arial" w:hAnsi="Arial" w:cs="Arial"/>
          <w:color w:val="393838"/>
          <w:shd w:val="clear" w:color="auto" w:fill="FFFFFF"/>
        </w:rPr>
        <w:t xml:space="preserve">Internet of Things yani IoT, ilk kez Kevin Ashton tarafından 1991 senesinde ortaya atılmış bir kavram olmakla birlikte kol saatinden sayısız elektronik cihaza kadar tüm </w:t>
      </w:r>
      <w:r w:rsidRPr="00040C28">
        <w:rPr>
          <w:rFonts w:ascii="Arial" w:hAnsi="Arial" w:cs="Arial"/>
          <w:color w:val="393838"/>
          <w:shd w:val="clear" w:color="auto" w:fill="FFFFFF"/>
        </w:rPr>
        <w:lastRenderedPageBreak/>
        <w:t>makinelerin birbiriyle iletişime geçmesini açıklıyor.</w:t>
      </w:r>
      <w:r w:rsidR="00DC1BFC">
        <w:rPr>
          <w:rFonts w:ascii="Arial" w:hAnsi="Arial" w:cs="Arial"/>
          <w:color w:val="393838"/>
          <w:shd w:val="clear" w:color="auto" w:fill="FFFFFF"/>
        </w:rPr>
        <w:t xml:space="preserve"> </w:t>
      </w:r>
      <w:hyperlink r:id="rId14" w:history="1">
        <w:r w:rsidR="00F04D58" w:rsidRPr="00D16A72">
          <w:rPr>
            <w:rStyle w:val="Kpr"/>
            <w:rFonts w:ascii="Arial" w:hAnsi="Arial" w:cs="Arial"/>
            <w:shd w:val="clear" w:color="auto" w:fill="FFFFFF"/>
          </w:rPr>
          <w:t>https://www.isbank.com.tr/blog/nesnelerin-interneti-nedir</w:t>
        </w:r>
      </w:hyperlink>
    </w:p>
    <w:p w14:paraId="085F0005" w14:textId="558ABD0A" w:rsidR="00F04D58" w:rsidRDefault="00F04D58"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r w:rsidRPr="00F04D58">
        <w:rPr>
          <w:rFonts w:ascii="Arial" w:hAnsi="Arial" w:cs="Arial"/>
          <w:color w:val="222222"/>
          <w:shd w:val="clear" w:color="auto" w:fill="FFFFFF"/>
        </w:rPr>
        <w:t>Tek bir cümlede tanımlarsak; Belirli bir haberleşme protokolü ile cihazların birbirleriyle haberleşmesi, veri paylaşması işlemleri gerçekleştirilen bir ağ-cihaz sistemidir.</w:t>
      </w:r>
      <w:r w:rsidR="00F52BEC" w:rsidRPr="00F52BEC">
        <w:t xml:space="preserve"> </w:t>
      </w:r>
      <w:hyperlink r:id="rId15" w:history="1">
        <w:r w:rsidR="00F52BEC" w:rsidRPr="00D16A72">
          <w:rPr>
            <w:rStyle w:val="Kpr"/>
            <w:rFonts w:ascii="Arial" w:hAnsi="Arial" w:cs="Arial"/>
            <w:shd w:val="clear" w:color="auto" w:fill="FFFFFF"/>
          </w:rPr>
          <w:t>https://www.muhendisbeyinler.net/nesnelerin-interneti-iot-nedir/</w:t>
        </w:r>
      </w:hyperlink>
    </w:p>
    <w:p w14:paraId="43293CC6" w14:textId="33C77B76" w:rsidR="000D3BD1" w:rsidRDefault="000D3BD1"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r w:rsidRPr="000D3BD1">
        <w:rPr>
          <w:rFonts w:ascii="Arial" w:hAnsi="Arial" w:cs="Arial"/>
          <w:color w:val="222222"/>
          <w:shd w:val="clear" w:color="auto" w:fill="FFFFFF"/>
        </w:rPr>
        <w:t>Bunların en başında ise “Akıllı Ev” ve “Akıllı Şehir” gelmekte. Ev içerisinde çalışan elektronik cihazlar artık doğrudan kablosuz ağa bağlanabilir duruma gelmiştir. Bu sayede akıllı ev sistemlerinde, ev aletleri daha kolay kontrol edilebilir duruma gelmiştir. Başlangıçta manuel olarak kontrol edilmelerine karşın teknolojinin gelişmesiyle artık elektronik cihazlar birbirleriyle de konuşarak otomatik kontrol de sağlanmış oldu.</w:t>
      </w:r>
    </w:p>
    <w:p w14:paraId="7206578B" w14:textId="77777777" w:rsidR="00985DED" w:rsidRDefault="00985DED"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p>
    <w:p w14:paraId="7E9F053D" w14:textId="77777777" w:rsidR="00985DED" w:rsidRDefault="00985DED" w:rsidP="00985DED">
      <w:pPr>
        <w:shd w:val="clear" w:color="auto" w:fill="FFFFFF"/>
        <w:spacing w:after="390" w:line="240" w:lineRule="auto"/>
        <w:rPr>
          <w:rFonts w:ascii="Arial" w:eastAsia="Times New Roman" w:hAnsi="Arial" w:cs="Arial"/>
          <w:color w:val="222222"/>
          <w:sz w:val="24"/>
          <w:szCs w:val="24"/>
          <w:lang w:eastAsia="tr-TR"/>
        </w:rPr>
      </w:pPr>
      <w:r w:rsidRPr="00985DED">
        <w:rPr>
          <w:rFonts w:ascii="Arial" w:eastAsia="Times New Roman" w:hAnsi="Arial" w:cs="Arial"/>
          <w:color w:val="222222"/>
          <w:sz w:val="24"/>
          <w:szCs w:val="24"/>
          <w:lang w:eastAsia="tr-TR"/>
        </w:rPr>
        <w:t>Artık siz arabanızla evinize varmadan arabanızla evinizdeki ısıtma sistemi birbiriyle haberleşerek siz daha evinize varmadan eviniz ısınmış olacak. Ya da sabah alarmınız çaldığında mutfaktaki kahve makineniz kahvenizi siz mutfağa gidene kadar hazırlamış olacak. IoT’yi güzel kılan da işte bu.</w:t>
      </w:r>
    </w:p>
    <w:p w14:paraId="19AA1070" w14:textId="77777777" w:rsidR="00C80D29" w:rsidRDefault="00005BE6" w:rsidP="008045F8">
      <w:pPr>
        <w:pStyle w:val="NormalWeb"/>
        <w:shd w:val="clear" w:color="auto" w:fill="F5F5F5"/>
        <w:spacing w:before="0" w:beforeAutospacing="0" w:after="0" w:afterAutospacing="0"/>
        <w:rPr>
          <w:rFonts w:ascii="Arial" w:hAnsi="Arial" w:cs="Arial"/>
          <w:color w:val="000000"/>
        </w:rPr>
      </w:pPr>
      <w:r w:rsidRPr="00005BE6">
        <w:rPr>
          <w:rFonts w:ascii="Arial" w:hAnsi="Arial" w:cs="Arial"/>
          <w:b/>
          <w:bCs/>
          <w:color w:val="000000"/>
          <w:bdr w:val="none" w:sz="0" w:space="0" w:color="auto" w:frame="1"/>
        </w:rPr>
        <w:t>IoT Örnekleri Nelerdir, Ne İşe Yarar?</w:t>
      </w:r>
      <w:r w:rsidRPr="00005BE6">
        <w:rPr>
          <w:rFonts w:ascii="Arial" w:hAnsi="Arial" w:cs="Arial"/>
          <w:color w:val="000000"/>
        </w:rPr>
        <w:br/>
        <w:t>Bu uygulamaların kullanımı yaygın bir şekilde devam etmektedir. Gerek yerel yönetim birimleri, gerek işletmeler, gerekse de münferit olarak IoT kullanımlarına rastlanmaktadır. Bu uygulamalar şu şekilde örneklendirilebilir:</w:t>
      </w:r>
      <w:r w:rsidRPr="00005BE6">
        <w:rPr>
          <w:rFonts w:ascii="Arial" w:hAnsi="Arial" w:cs="Arial"/>
          <w:color w:val="000000"/>
        </w:rPr>
        <w:br/>
        <w:t>- Akıllı şehir uygulamaları yerel yönetimlerin başvurduğu uygulamalardır. Trafik, ışıklandırma, park yerleri, atık yönetimleri örnek olarak gösterilir.</w:t>
      </w:r>
      <w:r w:rsidRPr="00005BE6">
        <w:rPr>
          <w:rFonts w:ascii="Arial" w:hAnsi="Arial" w:cs="Arial"/>
          <w:color w:val="000000"/>
        </w:rPr>
        <w:br/>
        <w:t>- Akıllı ev uygulamaları, evin güvenliği başta olmak üzere, ısı, ışık, havalandırma, akıllı uygulamalar gibi uzaktan komuta edilebilecek sistemler kullanılabilir.</w:t>
      </w:r>
      <w:r w:rsidRPr="00005BE6">
        <w:rPr>
          <w:rFonts w:ascii="Arial" w:hAnsi="Arial" w:cs="Arial"/>
          <w:color w:val="000000"/>
        </w:rPr>
        <w:br/>
        <w:t>- Tedarik uygulamaları, işletmeler tarafından aktif olarak takip edilen stok durumları, ürünlerin kullanma tarihleri, yeni siparişi ve tedariki gibi kolaylıklar sağlamaktadır.</w:t>
      </w:r>
      <w:r w:rsidRPr="00005BE6">
        <w:rPr>
          <w:rFonts w:ascii="Arial" w:hAnsi="Arial" w:cs="Arial"/>
          <w:color w:val="000000"/>
        </w:rPr>
        <w:br/>
        <w:t>- Akıllı hayvancılık uygulamaları, hayvanları uzaktan takip eder.</w:t>
      </w:r>
      <w:r w:rsidR="00B25888" w:rsidRPr="00B25888">
        <w:t xml:space="preserve"> </w:t>
      </w:r>
      <w:hyperlink r:id="rId16" w:history="1">
        <w:r w:rsidR="00B25888" w:rsidRPr="00D16A72">
          <w:rPr>
            <w:rStyle w:val="Kpr"/>
            <w:rFonts w:ascii="Arial" w:hAnsi="Arial" w:cs="Arial"/>
          </w:rPr>
          <w:t>https://www.milliyet.com.tr/egitim/nesnelerin-inteneti-iot-nedir-iot-ornekleri-nelerdir-ne-ise-yarar-6469806</w:t>
        </w:r>
      </w:hyperlink>
    </w:p>
    <w:p w14:paraId="7D676C4F" w14:textId="77777777" w:rsidR="00C80D29" w:rsidRPr="00C80D29" w:rsidRDefault="00C80D29" w:rsidP="008045F8">
      <w:pPr>
        <w:pStyle w:val="NormalWeb"/>
        <w:shd w:val="clear" w:color="auto" w:fill="F5F5F5"/>
        <w:spacing w:before="0" w:beforeAutospacing="0" w:after="0" w:afterAutospacing="0"/>
        <w:rPr>
          <w:rFonts w:ascii="Arial" w:hAnsi="Arial" w:cs="Arial"/>
          <w:color w:val="000000"/>
        </w:rPr>
      </w:pPr>
    </w:p>
    <w:p w14:paraId="071D68CE" w14:textId="2C456604" w:rsidR="008045F8" w:rsidRPr="00C80D29" w:rsidRDefault="008045F8" w:rsidP="008045F8">
      <w:pPr>
        <w:pStyle w:val="NormalWeb"/>
        <w:shd w:val="clear" w:color="auto" w:fill="F5F5F5"/>
        <w:spacing w:before="0" w:beforeAutospacing="0" w:after="0" w:afterAutospacing="0"/>
        <w:rPr>
          <w:rFonts w:ascii="Arial" w:hAnsi="Arial" w:cs="Arial"/>
          <w:color w:val="5C5D5E"/>
        </w:rPr>
      </w:pPr>
      <w:r w:rsidRPr="00C80D29">
        <w:rPr>
          <w:rFonts w:ascii="Arial" w:hAnsi="Arial" w:cs="Arial"/>
          <w:b/>
          <w:bCs/>
          <w:color w:val="5C5D5E"/>
        </w:rPr>
        <w:t>Riskler neler?</w:t>
      </w:r>
      <w:r w:rsidRPr="00C80D29">
        <w:rPr>
          <w:rFonts w:ascii="Arial" w:hAnsi="Arial" w:cs="Arial"/>
          <w:color w:val="5C5D5E"/>
        </w:rPr>
        <w:br/>
        <w:t>Daha küçük ölçekli kuruluşlar genellikle daha büyük kurumsal şirketlerin BT kaynakları olmadan bağlı cihazları devreye aldığından, IoT benzersiz bir KOBİ güvenlik riski oluşturuyor. IoT cihazlarının kullanımı arttıkça, özellikle küçük işletmeler için güvenlik riski de büyüyor. Belirli IoT güvenlik önlemleri olmadan çalışmak verileri riske atıyor. Günümüzde ışık, yazıcı, hoparlör gibi basit nesneler kullanılması bile saldırı olanağını artırıyor. Bu cihazların sayısı ve türü ise işletmelere göre değişiklik gösterir.</w:t>
      </w:r>
    </w:p>
    <w:p w14:paraId="273180CD" w14:textId="3154321A" w:rsidR="00F579B9" w:rsidRDefault="008045F8" w:rsidP="00F579B9">
      <w:pPr>
        <w:shd w:val="clear" w:color="auto" w:fill="F5F5F5"/>
        <w:spacing w:after="0" w:line="240" w:lineRule="auto"/>
        <w:rPr>
          <w:rFonts w:ascii="gilroyregular" w:eastAsia="Times New Roman" w:hAnsi="gilroyregular" w:cs="Times New Roman"/>
          <w:color w:val="5C5D5E"/>
          <w:sz w:val="24"/>
          <w:szCs w:val="24"/>
          <w:lang w:eastAsia="tr-TR"/>
        </w:rPr>
      </w:pPr>
      <w:r w:rsidRPr="008045F8">
        <w:rPr>
          <w:rFonts w:ascii="Arial" w:eastAsia="Times New Roman" w:hAnsi="Arial" w:cs="Arial"/>
          <w:color w:val="5C5D5E"/>
          <w:sz w:val="24"/>
          <w:szCs w:val="24"/>
          <w:lang w:eastAsia="tr-TR"/>
        </w:rPr>
        <w:t xml:space="preserve">Araştırma firması Gartner'a göre 2020 yılına kadar yaklaşık 25 milyon günlük nesne IoT özellikli olacak veya internete bağlanacak. Aynı firma tarafından yapılan bir </w:t>
      </w:r>
      <w:r w:rsidRPr="008045F8">
        <w:rPr>
          <w:rFonts w:ascii="Arial" w:eastAsia="Times New Roman" w:hAnsi="Arial" w:cs="Arial"/>
          <w:color w:val="5C5D5E"/>
          <w:sz w:val="24"/>
          <w:szCs w:val="24"/>
          <w:lang w:eastAsia="tr-TR"/>
        </w:rPr>
        <w:lastRenderedPageBreak/>
        <w:t>araştırma, kuruluşların yaklaşık yüzde 20’sinin son üç yılda, en az bir IoT tabanlı saldırıya maruz</w:t>
      </w:r>
      <w:r w:rsidRPr="008045F8">
        <w:rPr>
          <w:rFonts w:ascii="gilroyregular" w:eastAsia="Times New Roman" w:hAnsi="gilroyregular" w:cs="Times New Roman"/>
          <w:color w:val="5C5D5E"/>
          <w:sz w:val="24"/>
          <w:szCs w:val="24"/>
          <w:lang w:eastAsia="tr-TR"/>
        </w:rPr>
        <w:t xml:space="preserve"> kaldığını ortaya koyuyor. Bir dizi güvenlik önlemi alarak saldırı riskleri en aza indirilebilir.</w:t>
      </w:r>
      <w:r w:rsidR="00C80D29">
        <w:rPr>
          <w:rFonts w:ascii="gilroyregular" w:eastAsia="Times New Roman" w:hAnsi="gilroyregular" w:cs="Times New Roman"/>
          <w:color w:val="5C5D5E"/>
          <w:sz w:val="24"/>
          <w:szCs w:val="24"/>
          <w:lang w:eastAsia="tr-TR"/>
        </w:rPr>
        <w:t xml:space="preserve"> </w:t>
      </w:r>
      <w:hyperlink r:id="rId17" w:history="1">
        <w:r w:rsidR="00C80D29" w:rsidRPr="00D16A72">
          <w:rPr>
            <w:rStyle w:val="Kpr"/>
            <w:rFonts w:ascii="gilroyregular" w:eastAsia="Times New Roman" w:hAnsi="gilroyregular" w:cs="Times New Roman"/>
            <w:sz w:val="24"/>
            <w:szCs w:val="24"/>
            <w:lang w:eastAsia="tr-TR"/>
          </w:rPr>
          <w:t>https://dijitalguvenlikplatformu.aksigorta.com.tr/haberler/nesnelerin-interneti-iot-nedir-bilmeniz-gereken-riskler-ve-onlemler</w:t>
        </w:r>
      </w:hyperlink>
    </w:p>
    <w:p w14:paraId="00440CC6" w14:textId="77777777" w:rsidR="00F579B9" w:rsidRPr="00005BE6" w:rsidRDefault="00F579B9" w:rsidP="00F579B9">
      <w:pPr>
        <w:shd w:val="clear" w:color="auto" w:fill="F5F5F5"/>
        <w:spacing w:after="0" w:line="240" w:lineRule="auto"/>
        <w:rPr>
          <w:rFonts w:ascii="gilroyregular" w:eastAsia="Times New Roman" w:hAnsi="gilroyregular" w:cs="Times New Roman"/>
          <w:color w:val="5C5D5E"/>
          <w:sz w:val="24"/>
          <w:szCs w:val="24"/>
          <w:lang w:eastAsia="tr-TR"/>
        </w:rPr>
      </w:pPr>
    </w:p>
    <w:p w14:paraId="71658E75" w14:textId="77777777" w:rsidR="00F579B9" w:rsidRPr="00F579B9" w:rsidRDefault="00005BE6" w:rsidP="00F579B9">
      <w:pPr>
        <w:pStyle w:val="Balk4"/>
        <w:shd w:val="clear" w:color="auto" w:fill="FFFFFF"/>
        <w:spacing w:before="0"/>
        <w:rPr>
          <w:rFonts w:ascii="Arial" w:hAnsi="Arial" w:cs="Arial"/>
          <w:color w:val="2C2F34"/>
          <w:sz w:val="24"/>
          <w:szCs w:val="24"/>
        </w:rPr>
      </w:pPr>
      <w:r w:rsidRPr="00005BE6">
        <w:rPr>
          <w:rFonts w:ascii="Arial" w:eastAsia="Times New Roman" w:hAnsi="Arial" w:cs="Arial"/>
          <w:color w:val="000000"/>
          <w:sz w:val="24"/>
          <w:szCs w:val="24"/>
          <w:lang w:eastAsia="tr-TR"/>
        </w:rPr>
        <w:t> </w:t>
      </w:r>
      <w:r w:rsidR="00F579B9" w:rsidRPr="00F579B9">
        <w:rPr>
          <w:rStyle w:val="Gl"/>
          <w:rFonts w:ascii="Arial" w:hAnsi="Arial" w:cs="Arial"/>
          <w:b w:val="0"/>
          <w:bCs w:val="0"/>
          <w:color w:val="008080"/>
          <w:sz w:val="24"/>
          <w:szCs w:val="24"/>
          <w:bdr w:val="none" w:sz="0" w:space="0" w:color="auto" w:frame="1"/>
        </w:rPr>
        <w:t>IOT Uygulama Alanları</w:t>
      </w:r>
    </w:p>
    <w:p w14:paraId="60170DEC"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Ev</w:t>
      </w:r>
    </w:p>
    <w:p w14:paraId="6F7DF478"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Sağlık uygulamaları</w:t>
      </w:r>
    </w:p>
    <w:p w14:paraId="4E188259"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hayvancılık uygulaması</w:t>
      </w:r>
    </w:p>
    <w:p w14:paraId="1D4D79C2"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Çevre</w:t>
      </w:r>
    </w:p>
    <w:p w14:paraId="4044D0C2"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Hasta Takip sistemi</w:t>
      </w:r>
    </w:p>
    <w:p w14:paraId="2B096EAE"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Lojistik</w:t>
      </w:r>
    </w:p>
    <w:p w14:paraId="23E7D8A3"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Giyilebilir Uygulama</w:t>
      </w:r>
    </w:p>
    <w:p w14:paraId="106EAD60"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Araç Takip Sistemleri</w:t>
      </w:r>
    </w:p>
    <w:p w14:paraId="00FDEC48"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Endüstriyel Uygulama</w:t>
      </w:r>
    </w:p>
    <w:p w14:paraId="10BE892F"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Enerji Sektöründe Nesnelerin İnterneti</w:t>
      </w:r>
    </w:p>
    <w:p w14:paraId="78A193F5" w14:textId="77777777" w:rsidR="008B659D" w:rsidRPr="008B659D"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Enerji sektöründe kendisine yer bulan IoT ile tasarruf amaçlı akıllı cihazların enerji kontrolünü sağlamak için uzaktan kontrol sistemleri barındırma, denetleme ve kontrol, veri toplama, gelişmiş ölçüm sistemleriyle verimliliği ve kaliteyi arttırma faydaları ön plana çıkıyor.</w:t>
      </w:r>
    </w:p>
    <w:p w14:paraId="69B60D92"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Sağlık Sektöründe Nesnelerin İnterneti</w:t>
      </w:r>
    </w:p>
    <w:p w14:paraId="083385B7" w14:textId="77777777" w:rsidR="008B659D" w:rsidRPr="008B659D"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Nesnelerin İnternetinin bir başka kullanım alanı da sağlık sektörüdür. Vücut değerlerinin takibi ve sağlık personelinin işlerini veri toplama analiz etme gibi işlemlerle kolaylaştırma konuları ilkler arasında. Bunun yanı sıra tıbbi cihazlar, giyilebilir akıllı cihazlar, acil bildirim sistemleri ile acil durumlarda gerekli şahıs veya kurumlara bildirim gönderme, kalp krizi vb. sorunlarda ambulans çağırma, gerçek zamanlı bebek izleme, uzaktan sağlık ve aşı takip sistemi gibi hayat kolaylaştırıcı sistemler sağlık alanında kullanılıyor.</w:t>
      </w:r>
    </w:p>
    <w:p w14:paraId="3B9D71A2"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Ulaşım Sektöründe Nesnelerin İnterneti</w:t>
      </w:r>
    </w:p>
    <w:p w14:paraId="221D1784" w14:textId="77777777" w:rsidR="008B659D" w:rsidRPr="001E173B"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 xml:space="preserve">Hız kesmeden gelişim gösteren ulaşım ve otomotiv sektörü durmadan yenilikler sunmakta ve otomasyon konusu daha da göz önünde tutulmaktadır. Sürüş deneyimi ve emniyeti arttırmak için sürekli olarak teknolojik nimetlerden faydalanan bu sektörde IoT’nin olması da kaçınılmazdı. Sürücü ile araç arasındaki etkileşimi arttırmak, akıllı park, trafik izleme, güvenlik, yol yardımı, insansız navigasyon yöntemi, acil durumlar </w:t>
      </w:r>
      <w:r w:rsidRPr="008B659D">
        <w:rPr>
          <w:rFonts w:ascii="Arial" w:hAnsi="Arial" w:cs="Arial"/>
          <w:color w:val="666666"/>
        </w:rPr>
        <w:lastRenderedPageBreak/>
        <w:t xml:space="preserve">için otomatik şanzıman sistemi IoT cihazlarıyla sağlanan yenilikler olarak karşımıza </w:t>
      </w:r>
      <w:r w:rsidRPr="001E173B">
        <w:rPr>
          <w:rFonts w:ascii="Arial" w:hAnsi="Arial" w:cs="Arial"/>
          <w:color w:val="666666"/>
        </w:rPr>
        <w:t>çıkıyor.</w:t>
      </w:r>
    </w:p>
    <w:p w14:paraId="16D9E808" w14:textId="77777777" w:rsidR="001E173B" w:rsidRPr="001E173B" w:rsidRDefault="001E173B" w:rsidP="001E173B">
      <w:pPr>
        <w:pStyle w:val="Balk2"/>
        <w:shd w:val="clear" w:color="auto" w:fill="FFFFFF"/>
        <w:spacing w:before="0" w:after="225"/>
        <w:rPr>
          <w:rFonts w:ascii="Arial" w:hAnsi="Arial" w:cs="Arial"/>
          <w:color w:val="1B4763"/>
          <w:sz w:val="24"/>
          <w:szCs w:val="24"/>
        </w:rPr>
      </w:pPr>
      <w:r w:rsidRPr="001E173B">
        <w:rPr>
          <w:rFonts w:ascii="Arial" w:hAnsi="Arial" w:cs="Arial"/>
          <w:b/>
          <w:bCs/>
          <w:color w:val="1B4763"/>
          <w:sz w:val="24"/>
          <w:szCs w:val="24"/>
        </w:rPr>
        <w:t>Tarım Sektöründe Nesnelerin İnterneti</w:t>
      </w:r>
    </w:p>
    <w:p w14:paraId="40A72AB6"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Tarımda her adımın takibini sağlamak, kaliteli ve yüksek verimde ürünler üretmek için nesnelerin internetinden faydalanılıyor. Akıllı tarım aletleri, akıllı tarlalar gibi verimi arttırmaya ve süreyi kısaltmaya yönelik birçok alanda nesnelerin interneti mevzubahis oluyor. Ayrıca tüketilen yemeklerin gıda güvenliği sistemi ile geçtiği işlemlerin takibinin yapılması mümkün kılınıyor.</w:t>
      </w:r>
    </w:p>
    <w:p w14:paraId="681E5D9C"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Suyun daima önemli olması ve tüketiminde israfa kaçılmaması sebebiyle tarım alanlarında su kullanımının denetlenmesi gerekiyor. IoT teknolojisi de daha az su tüketimiyle daha çok alan sulama gibi imkânların yanı sıra toprağın durumunu da bildirme faydası sunuyor. Çiftçilere böceklerin bulunduğu yeri gösteren ve ürünlerini bulmada kolaylık sağlayan cihazlar da tarım alanında çiftçilerin yardımcısı oluyor.</w:t>
      </w:r>
    </w:p>
    <w:p w14:paraId="6FFA0D2D" w14:textId="77777777" w:rsidR="001E173B" w:rsidRPr="001E173B" w:rsidRDefault="001E173B" w:rsidP="001E173B">
      <w:pPr>
        <w:pStyle w:val="Balk2"/>
        <w:shd w:val="clear" w:color="auto" w:fill="FFFFFF"/>
        <w:spacing w:before="0" w:after="225"/>
        <w:rPr>
          <w:rFonts w:ascii="Arial" w:hAnsi="Arial" w:cs="Arial"/>
          <w:color w:val="1B4763"/>
          <w:sz w:val="24"/>
          <w:szCs w:val="24"/>
        </w:rPr>
      </w:pPr>
      <w:r w:rsidRPr="001E173B">
        <w:rPr>
          <w:rFonts w:ascii="Arial" w:hAnsi="Arial" w:cs="Arial"/>
          <w:b/>
          <w:bCs/>
          <w:color w:val="1B4763"/>
          <w:sz w:val="24"/>
          <w:szCs w:val="24"/>
        </w:rPr>
        <w:t>Çevre Alanında Nesnelerin İnterneti</w:t>
      </w:r>
    </w:p>
    <w:p w14:paraId="66D85994"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Çevre analiziyle IoT cihazlar; hava durumu, deprem gibi konularda erken haberdar etme ve kimi durumlarda otomatik tedbir alma sistemlerini sunuyor. Hava kirliliği konusunu da inceleyen IoT cihazlar, bu konuda çıkarımlar yapılmasını sağlıyor. Burada IoT; yangın ve yangın algılama sistemleri, bulut tabanla hava izleme sistemi, doğal afet erken uyarı ve tedbir sistemleri gibi alanlarda kendini gösteriyor.</w:t>
      </w:r>
    </w:p>
    <w:p w14:paraId="14F161B4" w14:textId="2EB1EA94" w:rsid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Giderek yeni alanlarda, giderek artan yoğunlukta kullanılan IoT teknolojisinin önümüzdeki yıllardaki büyüme ivmesi bizi şaşkınlık içinde bırakabilir. Endüstri 4.0 döneminin de başlaması ile birlikte Nesnelerin İnterneti alanında yaşanacak gelişmeler çok daha hızlı olabilir. Burada önemli olan insanların ve toplumların bu yenilik hızına yetişmesi ve günü kaçırmaması.</w:t>
      </w:r>
      <w:r w:rsidR="00DD34D2" w:rsidRPr="00DD34D2">
        <w:t xml:space="preserve"> </w:t>
      </w:r>
      <w:hyperlink r:id="rId18" w:history="1">
        <w:r w:rsidR="00DD34D2" w:rsidRPr="00D16A72">
          <w:rPr>
            <w:rStyle w:val="Kpr"/>
            <w:rFonts w:ascii="Arial" w:hAnsi="Arial" w:cs="Arial"/>
          </w:rPr>
          <w:t>https://ankaref.com/blog/nesnelerin-internetinin-kullanim-alanlari-6</w:t>
        </w:r>
      </w:hyperlink>
    </w:p>
    <w:p w14:paraId="0B139683" w14:textId="77777777" w:rsidR="00DD34D2" w:rsidRPr="001E173B" w:rsidRDefault="00DD34D2" w:rsidP="001E173B">
      <w:pPr>
        <w:pStyle w:val="NormalWeb"/>
        <w:shd w:val="clear" w:color="auto" w:fill="FFFFFF"/>
        <w:spacing w:before="0" w:beforeAutospacing="0" w:after="225" w:afterAutospacing="0" w:line="390" w:lineRule="atLeast"/>
        <w:jc w:val="both"/>
        <w:rPr>
          <w:rFonts w:ascii="Arial" w:hAnsi="Arial" w:cs="Arial"/>
          <w:color w:val="666666"/>
        </w:rPr>
      </w:pPr>
    </w:p>
    <w:p w14:paraId="09790F77" w14:textId="4A421AC0" w:rsidR="00F579B9" w:rsidRDefault="00D55D04" w:rsidP="00985DED">
      <w:pPr>
        <w:shd w:val="clear" w:color="auto" w:fill="FFFFFF"/>
        <w:spacing w:after="390" w:line="240" w:lineRule="auto"/>
        <w:rPr>
          <w:rFonts w:ascii="Arial" w:hAnsi="Arial" w:cs="Arial"/>
          <w:color w:val="202124"/>
          <w:shd w:val="clear" w:color="auto" w:fill="FFFFFF"/>
        </w:rPr>
      </w:pPr>
      <w:r>
        <w:rPr>
          <w:rFonts w:ascii="Arial" w:hAnsi="Arial" w:cs="Arial"/>
          <w:color w:val="202124"/>
          <w:shd w:val="clear" w:color="auto" w:fill="FFFFFF"/>
        </w:rPr>
        <w:t>Yapılan araştırmalara göre bugün internete 10-11 milyar </w:t>
      </w:r>
      <w:r>
        <w:rPr>
          <w:rFonts w:ascii="Arial" w:hAnsi="Arial" w:cs="Arial"/>
          <w:b/>
          <w:bCs/>
          <w:color w:val="202124"/>
          <w:shd w:val="clear" w:color="auto" w:fill="FFFFFF"/>
        </w:rPr>
        <w:t>cihazın</w:t>
      </w:r>
      <w:r>
        <w:rPr>
          <w:rFonts w:ascii="Arial" w:hAnsi="Arial" w:cs="Arial"/>
          <w:color w:val="202124"/>
          <w:shd w:val="clear" w:color="auto" w:fill="FFFFFF"/>
        </w:rPr>
        <w:t> bağlı olduğu tahmin edilmekte ve bu rakamın 2022 yılına gelindiğinde 50 milyar </w:t>
      </w:r>
      <w:r>
        <w:rPr>
          <w:rFonts w:ascii="Arial" w:hAnsi="Arial" w:cs="Arial"/>
          <w:b/>
          <w:bCs/>
          <w:color w:val="202124"/>
          <w:shd w:val="clear" w:color="auto" w:fill="FFFFFF"/>
        </w:rPr>
        <w:t>cihaz</w:t>
      </w:r>
      <w:r>
        <w:rPr>
          <w:rFonts w:ascii="Arial" w:hAnsi="Arial" w:cs="Arial"/>
          <w:color w:val="202124"/>
          <w:shd w:val="clear" w:color="auto" w:fill="FFFFFF"/>
        </w:rPr>
        <w:t> seviyesine çıkması öngörülmektedir.</w:t>
      </w:r>
      <w:r w:rsidR="00DD34D2" w:rsidRPr="00DD34D2">
        <w:t xml:space="preserve"> </w:t>
      </w:r>
      <w:hyperlink r:id="rId19" w:history="1">
        <w:r w:rsidR="00DD34D2" w:rsidRPr="00D16A72">
          <w:rPr>
            <w:rStyle w:val="Kpr"/>
            <w:rFonts w:ascii="Arial" w:hAnsi="Arial" w:cs="Arial"/>
            <w:shd w:val="clear" w:color="auto" w:fill="FFFFFF"/>
          </w:rPr>
          <w:t>https://www.karel.com.tr/</w:t>
        </w:r>
      </w:hyperlink>
    </w:p>
    <w:p w14:paraId="5EF6A42C" w14:textId="77777777" w:rsidR="00DD34D2" w:rsidRPr="00985DED" w:rsidRDefault="00DD34D2" w:rsidP="00985DED">
      <w:pPr>
        <w:shd w:val="clear" w:color="auto" w:fill="FFFFFF"/>
        <w:spacing w:after="390" w:line="240" w:lineRule="auto"/>
        <w:rPr>
          <w:rFonts w:ascii="Arial" w:eastAsia="Times New Roman" w:hAnsi="Arial" w:cs="Arial"/>
          <w:color w:val="222222"/>
          <w:sz w:val="24"/>
          <w:szCs w:val="24"/>
          <w:lang w:eastAsia="tr-TR"/>
        </w:rPr>
      </w:pPr>
    </w:p>
    <w:p w14:paraId="087200E9" w14:textId="77777777" w:rsidR="00AA70DB" w:rsidRDefault="00AA70DB" w:rsidP="00985DED">
      <w:pPr>
        <w:pStyle w:val="NormalWeb"/>
        <w:shd w:val="clear" w:color="auto" w:fill="FFFFFF"/>
        <w:spacing w:before="225" w:beforeAutospacing="0" w:after="0" w:afterAutospacing="0" w:line="420" w:lineRule="atLeast"/>
        <w:textAlignment w:val="baseline"/>
      </w:pPr>
    </w:p>
    <w:p w14:paraId="2629CE2D" w14:textId="77777777" w:rsidR="00717718" w:rsidRDefault="00AA70DB" w:rsidP="00985DED">
      <w:pPr>
        <w:pStyle w:val="NormalWeb"/>
        <w:shd w:val="clear" w:color="auto" w:fill="FFFFFF"/>
        <w:spacing w:before="225" w:beforeAutospacing="0" w:after="0" w:afterAutospacing="0" w:line="420" w:lineRule="atLeast"/>
        <w:textAlignment w:val="baseline"/>
      </w:pPr>
      <w:hyperlink r:id="rId20" w:history="1">
        <w:r w:rsidRPr="00AB18CE">
          <w:rPr>
            <w:rStyle w:val="Kpr"/>
          </w:rPr>
          <w:t>https://basarimuhendislik.com/iot-sistemi-nasil-calisir/#Sensorler_Cihazlar</w:t>
        </w:r>
      </w:hyperlink>
      <w:r>
        <w:t xml:space="preserve"> bu siteden copy paste yapamadım, cümleleri yaz!</w:t>
      </w:r>
    </w:p>
    <w:p w14:paraId="6D1857C9" w14:textId="77777777" w:rsidR="00717718" w:rsidRDefault="00717718" w:rsidP="00985DED">
      <w:pPr>
        <w:pStyle w:val="NormalWeb"/>
        <w:shd w:val="clear" w:color="auto" w:fill="FFFFFF"/>
        <w:spacing w:before="225" w:beforeAutospacing="0" w:after="0" w:afterAutospacing="0" w:line="420" w:lineRule="atLeast"/>
        <w:textAlignment w:val="baseline"/>
      </w:pPr>
    </w:p>
    <w:p w14:paraId="4D19F091" w14:textId="77777777" w:rsidR="00717718" w:rsidRDefault="00717718" w:rsidP="00717718">
      <w:pPr>
        <w:pStyle w:val="Balk3"/>
        <w:shd w:val="clear" w:color="auto" w:fill="FFFFFF"/>
        <w:spacing w:before="0"/>
        <w:rPr>
          <w:rFonts w:ascii="Titillium Web" w:hAnsi="Titillium Web"/>
        </w:rPr>
      </w:pPr>
      <w:r>
        <w:rPr>
          <w:rStyle w:val="Gl"/>
          <w:rFonts w:ascii="Titillium Web" w:hAnsi="Titillium Web"/>
          <w:b w:val="0"/>
          <w:bCs w:val="0"/>
          <w:color w:val="404040"/>
        </w:rPr>
        <w:t>IOT NASIL ÇALIŞIR?</w:t>
      </w:r>
    </w:p>
    <w:p w14:paraId="772ED286" w14:textId="5414E4AF" w:rsidR="00717718" w:rsidRDefault="00717718" w:rsidP="00717718">
      <w:pPr>
        <w:pStyle w:val="NormalWeb"/>
        <w:shd w:val="clear" w:color="auto" w:fill="FFFFFF"/>
        <w:spacing w:before="0" w:beforeAutospacing="0" w:after="390" w:afterAutospacing="0" w:line="390" w:lineRule="atLeast"/>
        <w:rPr>
          <w:rFonts w:ascii="Open Sans" w:hAnsi="Open Sans" w:cs="Open Sans"/>
          <w:color w:val="808080"/>
          <w:sz w:val="21"/>
          <w:szCs w:val="21"/>
        </w:rPr>
      </w:pPr>
      <w:r>
        <w:rPr>
          <w:rFonts w:ascii="Open Sans" w:hAnsi="Open Sans" w:cs="Open Sans"/>
          <w:color w:val="808080"/>
          <w:sz w:val="21"/>
          <w:szCs w:val="21"/>
        </w:rPr>
        <w:t>Bir IoT ekosistemi, ortamlarından aldıkları verileri toplamak, göndermek ve bunlara göre hareket etmek için gömülü işlemcileri, sensörleri ve iletişim donanımlarını kullanan web özellikli akıllı aygıtlardan oluşur. IoT cihazları, topladıkları sensör verilerini, bir IoT ağ geçidine veya verilerin analiz edilmesine veya yerel olarak analiz edilmek üzere buluta gönderildiği başka bir aygıta bağlanarak paylaşır. Bazen, bu cihazlar diğer ilgili cihazlarla iletişim kurar ve birbirlerinden aldıkları bilgilere göre hareket ederler. Cihazlar insan müdahalesine gerek duymadan çalışmaların çoğunu yapar, ancak insanlar cihazlarla etkileşime girebilir. Örneğin, bunları ayarlamak, talimat vermek veya verilere erişmek. Bu web özellikli cihazlarla kullanılan bağlantı, ağ iletişimi ve iletişim protokolleri büyük oranda dağıtılan belirli IoT uygulamalarına bağlıdır.</w:t>
      </w:r>
      <w:r w:rsidR="000C4EE6" w:rsidRPr="000C4EE6">
        <w:t xml:space="preserve"> </w:t>
      </w:r>
      <w:hyperlink r:id="rId21" w:history="1">
        <w:r w:rsidR="00DC4161" w:rsidRPr="00AB18CE">
          <w:rPr>
            <w:rStyle w:val="Kpr"/>
            <w:rFonts w:ascii="Open Sans" w:hAnsi="Open Sans" w:cs="Open Sans"/>
            <w:sz w:val="21"/>
            <w:szCs w:val="21"/>
          </w:rPr>
          <w:t>https://trex.com.tr/tr/bilgi-bankasi/internet-of-things-iot-nesnelerin-interneti/</w:t>
        </w:r>
      </w:hyperlink>
    </w:p>
    <w:p w14:paraId="3F6A1919" w14:textId="39F45870" w:rsidR="000C4EE6" w:rsidRDefault="00873BE0" w:rsidP="00717718">
      <w:pPr>
        <w:pStyle w:val="NormalWeb"/>
        <w:shd w:val="clear" w:color="auto" w:fill="FFFFFF"/>
        <w:spacing w:before="0" w:beforeAutospacing="0" w:after="390" w:afterAutospacing="0" w:line="390" w:lineRule="atLeast"/>
        <w:rPr>
          <w:rFonts w:ascii="Open Sans" w:hAnsi="Open Sans" w:cs="Open Sans"/>
          <w:color w:val="808080"/>
          <w:sz w:val="21"/>
          <w:szCs w:val="21"/>
        </w:rPr>
      </w:pPr>
      <w:r>
        <w:rPr>
          <w:rFonts w:ascii="Open Sans" w:hAnsi="Open Sans" w:cs="Open Sans"/>
          <w:noProof/>
          <w:color w:val="808080"/>
          <w:sz w:val="21"/>
          <w:szCs w:val="21"/>
        </w:rPr>
        <w:drawing>
          <wp:inline distT="0" distB="0" distL="0" distR="0" wp14:anchorId="708CB257" wp14:editId="38FC88E8">
            <wp:extent cx="5505450" cy="4665087"/>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099" cy="4672416"/>
                    </a:xfrm>
                    <a:prstGeom prst="rect">
                      <a:avLst/>
                    </a:prstGeom>
                    <a:noFill/>
                    <a:ln>
                      <a:noFill/>
                    </a:ln>
                  </pic:spPr>
                </pic:pic>
              </a:graphicData>
            </a:graphic>
          </wp:inline>
        </w:drawing>
      </w:r>
    </w:p>
    <w:p w14:paraId="255866BD" w14:textId="77777777" w:rsidR="00DC4161" w:rsidRPr="002516F8" w:rsidRDefault="00DC4161" w:rsidP="00DC4161">
      <w:pPr>
        <w:pStyle w:val="Balk4"/>
        <w:shd w:val="clear" w:color="auto" w:fill="FFFFFF"/>
        <w:spacing w:before="0"/>
        <w:rPr>
          <w:rFonts w:ascii="Arial" w:hAnsi="Arial" w:cs="Arial"/>
          <w:sz w:val="24"/>
          <w:szCs w:val="24"/>
        </w:rPr>
      </w:pPr>
      <w:r w:rsidRPr="002516F8">
        <w:rPr>
          <w:rStyle w:val="Gl"/>
          <w:rFonts w:ascii="Arial" w:hAnsi="Arial" w:cs="Arial"/>
          <w:b w:val="0"/>
          <w:bCs w:val="0"/>
          <w:color w:val="404040"/>
          <w:sz w:val="24"/>
          <w:szCs w:val="24"/>
        </w:rPr>
        <w:lastRenderedPageBreak/>
        <w:t>IOT’nin Faydaları Nelerdir?</w:t>
      </w:r>
    </w:p>
    <w:p w14:paraId="116F7F3B" w14:textId="77777777" w:rsidR="009F5BBF" w:rsidRPr="002516F8" w:rsidRDefault="00DC4161" w:rsidP="009F5BBF">
      <w:pPr>
        <w:pStyle w:val="NormalWeb"/>
        <w:shd w:val="clear" w:color="auto" w:fill="FFFFFF"/>
        <w:spacing w:before="0" w:beforeAutospacing="0" w:after="390" w:afterAutospacing="0" w:line="390" w:lineRule="atLeast"/>
        <w:rPr>
          <w:rFonts w:ascii="Arial" w:hAnsi="Arial" w:cs="Arial"/>
          <w:color w:val="808080"/>
        </w:rPr>
      </w:pPr>
      <w:r w:rsidRPr="002516F8">
        <w:rPr>
          <w:rFonts w:ascii="Arial" w:hAnsi="Arial" w:cs="Arial"/>
          <w:color w:val="808080"/>
        </w:rPr>
        <w:t>Nesnelerin interneti, kuruluşlara aşağıdakileri sağlayan bir dizi avantaj sunar:</w:t>
      </w:r>
    </w:p>
    <w:p w14:paraId="414280FD" w14:textId="5CC52028" w:rsidR="00DC4161" w:rsidRPr="002516F8" w:rsidRDefault="00DC4161" w:rsidP="009F5BBF">
      <w:pPr>
        <w:pStyle w:val="NormalWeb"/>
        <w:shd w:val="clear" w:color="auto" w:fill="FFFFFF"/>
        <w:spacing w:before="0" w:beforeAutospacing="0" w:after="390" w:afterAutospacing="0" w:line="390" w:lineRule="atLeast"/>
        <w:rPr>
          <w:rFonts w:ascii="Arial" w:hAnsi="Arial" w:cs="Arial"/>
          <w:color w:val="808080"/>
        </w:rPr>
      </w:pPr>
      <w:r w:rsidRPr="002516F8">
        <w:rPr>
          <w:rFonts w:ascii="Arial" w:hAnsi="Arial" w:cs="Arial"/>
          <w:color w:val="808080"/>
        </w:rPr>
        <w:t>Genel iş süreçlerini izlemek</w:t>
      </w:r>
    </w:p>
    <w:p w14:paraId="2F5B3EF5"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Müşteri deneyimini geliştirmek</w:t>
      </w:r>
    </w:p>
    <w:p w14:paraId="5A8AF6B3"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Zamandan ve paradan tasarruf</w:t>
      </w:r>
    </w:p>
    <w:p w14:paraId="202705A0"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Çalışan verimliliğini arttırmak</w:t>
      </w:r>
    </w:p>
    <w:p w14:paraId="140F8160"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İş modellerini entegre etmek ve uyarlamak</w:t>
      </w:r>
    </w:p>
    <w:p w14:paraId="31E306D5"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Daha iyi iş kararları vermek</w:t>
      </w:r>
    </w:p>
    <w:p w14:paraId="6D89F3BD"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Daha fazla gelir elde etmek.</w:t>
      </w:r>
    </w:p>
    <w:p w14:paraId="61523E6A" w14:textId="77777777" w:rsidR="007D7222" w:rsidRPr="002516F8" w:rsidRDefault="007D7222" w:rsidP="007D7222">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Nesnelerin İnterneti</w:t>
      </w:r>
      <w:r w:rsidRPr="002516F8">
        <w:rPr>
          <w:rFonts w:ascii="Arial" w:hAnsi="Arial" w:cs="Arial"/>
          <w:color w:val="405261"/>
        </w:rPr>
        <w:t> veya </w:t>
      </w:r>
      <w:r w:rsidRPr="002516F8">
        <w:rPr>
          <w:rStyle w:val="Gl"/>
          <w:rFonts w:ascii="Arial" w:eastAsiaTheme="majorEastAsia" w:hAnsi="Arial" w:cs="Arial"/>
          <w:color w:val="405261"/>
        </w:rPr>
        <w:t>IoT</w:t>
      </w:r>
      <w:r w:rsidRPr="002516F8">
        <w:rPr>
          <w:rFonts w:ascii="Arial" w:hAnsi="Arial" w:cs="Arial"/>
          <w:color w:val="405261"/>
        </w:rPr>
        <w:t>, dünyanın dört bir yanında artık internete bağlı olan ve tümü veri toplayan ve paylaşan milyarlarca fiziksel cihazı ifade eder.</w:t>
      </w:r>
    </w:p>
    <w:p w14:paraId="2B314F76" w14:textId="77777777" w:rsidR="007D7222" w:rsidRPr="002516F8" w:rsidRDefault="007D7222" w:rsidP="007D7222">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Süper ucuz bilgisayar çiplerinin gelişi ve kablosuz ağların her yerde bulunması sayesinde, hap kadar küçük bir şeyden uçak kadar büyük bir şeye kadar her şeyi IoT'nin bir parçası haline getirmek mümkün.</w:t>
      </w:r>
    </w:p>
    <w:p w14:paraId="015D8ABE" w14:textId="77777777" w:rsidR="00C74D19" w:rsidRPr="002516F8" w:rsidRDefault="00C74D19" w:rsidP="00C74D19">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En geniş anlamıyla, IOT internete bağlı her şeyi kapsar, ancak birbiriyle "konuşan" nesneleri tanımlamak için giderek daha fazla kullanılmaktadır.</w:t>
      </w:r>
      <w:r w:rsidRPr="002516F8">
        <w:rPr>
          <w:rFonts w:ascii="Arial" w:hAnsi="Arial" w:cs="Arial"/>
          <w:color w:val="405261"/>
        </w:rPr>
        <w:br/>
        <w:t> </w:t>
      </w:r>
    </w:p>
    <w:p w14:paraId="7CA045E1" w14:textId="77777777" w:rsidR="00C74D19" w:rsidRPr="002516F8" w:rsidRDefault="00C74D19" w:rsidP="00C74D19">
      <w:pPr>
        <w:pStyle w:val="NormalWeb"/>
        <w:shd w:val="clear" w:color="auto" w:fill="FFFFFF"/>
        <w:spacing w:before="0" w:beforeAutospacing="0" w:after="225" w:afterAutospacing="0"/>
        <w:jc w:val="center"/>
        <w:rPr>
          <w:rFonts w:ascii="Arial" w:hAnsi="Arial" w:cs="Arial"/>
          <w:color w:val="405261"/>
        </w:rPr>
      </w:pPr>
      <w:ins w:id="0" w:author="Unknown">
        <w:r w:rsidRPr="002516F8">
          <w:rPr>
            <w:rStyle w:val="Gl"/>
            <w:rFonts w:ascii="Arial" w:eastAsiaTheme="majorEastAsia" w:hAnsi="Arial" w:cs="Arial"/>
            <w:color w:val="A5B2BD"/>
            <w:shd w:val="clear" w:color="auto" w:fill="FFFFFF"/>
          </w:rPr>
          <w:t>Nesnelerin interneti</w:t>
        </w:r>
        <w:r w:rsidRPr="002516F8">
          <w:rPr>
            <w:rFonts w:ascii="Arial" w:hAnsi="Arial" w:cs="Arial"/>
            <w:color w:val="A5B2BD"/>
            <w:shd w:val="clear" w:color="auto" w:fill="FFFFFF"/>
          </w:rPr>
          <w:t>, basit sensörlerden akıllı telefonlara ve giyilebilir cihazlara kadar birbirine bağlı cihazlardan oluşan ağdır.</w:t>
        </w:r>
      </w:ins>
      <w:r w:rsidRPr="002516F8">
        <w:rPr>
          <w:rFonts w:ascii="Arial" w:hAnsi="Arial" w:cs="Arial"/>
          <w:color w:val="405261"/>
        </w:rPr>
        <w:br/>
        <w:t> </w:t>
      </w:r>
    </w:p>
    <w:p w14:paraId="2BA5C50C" w14:textId="77777777" w:rsidR="00C74D19" w:rsidRPr="002516F8" w:rsidRDefault="00C74D19" w:rsidP="00C74D19">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Nesnelerin İnterneti</w:t>
      </w:r>
      <w:r w:rsidRPr="002516F8">
        <w:rPr>
          <w:rFonts w:ascii="Arial" w:hAnsi="Arial" w:cs="Arial"/>
          <w:color w:val="405261"/>
        </w:rPr>
        <w:t>, dijital ve fiziksel evrenleri birleştirerek çevremizdeki dünyanın dokusunu daha akıllı ve daha duyarlı hale getirir.</w:t>
      </w:r>
    </w:p>
    <w:p w14:paraId="57851BD7" w14:textId="77777777" w:rsidR="00E0409B" w:rsidRPr="002516F8" w:rsidRDefault="00E0409B" w:rsidP="00E0409B">
      <w:pPr>
        <w:pStyle w:val="Balk2"/>
        <w:shd w:val="clear" w:color="auto" w:fill="FFFFFF"/>
        <w:spacing w:before="0" w:after="150" w:line="360" w:lineRule="atLeast"/>
        <w:rPr>
          <w:rFonts w:ascii="Arial" w:hAnsi="Arial" w:cs="Arial"/>
          <w:color w:val="405261"/>
          <w:spacing w:val="4"/>
          <w:sz w:val="24"/>
          <w:szCs w:val="24"/>
        </w:rPr>
      </w:pPr>
      <w:r w:rsidRPr="002516F8">
        <w:rPr>
          <w:rStyle w:val="Gl"/>
          <w:rFonts w:ascii="Arial" w:hAnsi="Arial" w:cs="Arial"/>
          <w:b w:val="0"/>
          <w:bCs w:val="0"/>
          <w:color w:val="405261"/>
          <w:spacing w:val="4"/>
          <w:sz w:val="24"/>
          <w:szCs w:val="24"/>
        </w:rPr>
        <w:t>Nesnelerin İnterneti Nasıl Çalışır?</w:t>
      </w:r>
    </w:p>
    <w:p w14:paraId="1A31459F" w14:textId="77777777"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Bir </w:t>
      </w:r>
      <w:r w:rsidRPr="002516F8">
        <w:rPr>
          <w:rStyle w:val="Gl"/>
          <w:rFonts w:ascii="Arial" w:eastAsiaTheme="majorEastAsia" w:hAnsi="Arial" w:cs="Arial"/>
          <w:color w:val="405261"/>
        </w:rPr>
        <w:t>IoT</w:t>
      </w:r>
      <w:r w:rsidRPr="002516F8">
        <w:rPr>
          <w:rFonts w:ascii="Arial" w:hAnsi="Arial" w:cs="Arial"/>
          <w:color w:val="405261"/>
        </w:rPr>
        <w:t> ekosistemi, ortamlarından edindikleri verileri toplamak, göndermek ve bunlara göre hareket etmek için işlemciler, sensörler ve iletişim donanımı gibi gömülü sistemleri kullanan web özellikli akıllı cihazlardan oluşur.</w:t>
      </w:r>
    </w:p>
    <w:p w14:paraId="6F489F21" w14:textId="77777777"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 cihazları, verilerin yerel olarak analiz edilmek veya analiz edilmek üzere buluta gönderildiği bir </w:t>
      </w:r>
      <w:r w:rsidRPr="002516F8">
        <w:rPr>
          <w:rStyle w:val="Gl"/>
          <w:rFonts w:ascii="Arial" w:eastAsiaTheme="majorEastAsia" w:hAnsi="Arial" w:cs="Arial"/>
          <w:color w:val="405261"/>
        </w:rPr>
        <w:t>IoT</w:t>
      </w:r>
      <w:r w:rsidRPr="002516F8">
        <w:rPr>
          <w:rFonts w:ascii="Arial" w:hAnsi="Arial" w:cs="Arial"/>
          <w:color w:val="405261"/>
        </w:rPr>
        <w:t> ağ geçidine veya başka bir uç cihaza bağlanarak topladıkları sensör verilerini paylaşır.</w:t>
      </w:r>
    </w:p>
    <w:p w14:paraId="1FA9E878" w14:textId="77777777" w:rsidR="009F5BBF"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Bazen bu cihazlar diğer ilgili cihazlarla iletişim kurar ve birbirlerinden aldıkları bilgilere göre hareket ederler.</w:t>
      </w:r>
    </w:p>
    <w:p w14:paraId="360A2BDC" w14:textId="7949CF7D"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 veri toplama süreçlerini daha kolay ve daha dinamik hale getirmeye yardımcı olmak için </w:t>
      </w:r>
      <w:hyperlink r:id="rId23" w:tgtFrame="_blank" w:tooltip="Yapay Zeka" w:history="1">
        <w:r w:rsidRPr="002516F8">
          <w:rPr>
            <w:rStyle w:val="Kpr"/>
            <w:rFonts w:ascii="Arial" w:eastAsiaTheme="majorEastAsia" w:hAnsi="Arial" w:cs="Arial"/>
            <w:color w:val="323232"/>
          </w:rPr>
          <w:t>Yapay Zeka</w:t>
        </w:r>
      </w:hyperlink>
      <w:r w:rsidRPr="002516F8">
        <w:rPr>
          <w:rFonts w:ascii="Arial" w:hAnsi="Arial" w:cs="Arial"/>
          <w:color w:val="405261"/>
        </w:rPr>
        <w:t> (AI) ve makine öğreniminden de yararlanabilir.</w:t>
      </w:r>
    </w:p>
    <w:p w14:paraId="4B96F191" w14:textId="77777777" w:rsidR="002516F8" w:rsidRPr="002516F8" w:rsidRDefault="002516F8" w:rsidP="002516F8">
      <w:pPr>
        <w:pStyle w:val="Balk2"/>
        <w:shd w:val="clear" w:color="auto" w:fill="FFFFFF"/>
        <w:spacing w:before="0" w:after="150" w:line="360" w:lineRule="atLeast"/>
        <w:rPr>
          <w:rFonts w:ascii="Arial" w:hAnsi="Arial" w:cs="Arial"/>
          <w:color w:val="405261"/>
          <w:spacing w:val="4"/>
          <w:sz w:val="24"/>
          <w:szCs w:val="24"/>
        </w:rPr>
      </w:pPr>
      <w:r w:rsidRPr="002516F8">
        <w:rPr>
          <w:rStyle w:val="Gl"/>
          <w:rFonts w:ascii="Arial" w:hAnsi="Arial" w:cs="Arial"/>
          <w:b w:val="0"/>
          <w:bCs w:val="0"/>
          <w:color w:val="405261"/>
          <w:spacing w:val="4"/>
          <w:sz w:val="24"/>
          <w:szCs w:val="24"/>
        </w:rPr>
        <w:lastRenderedPageBreak/>
        <w:t>Nesnelerin İnterneti'nin Artıları ve Eksileri</w:t>
      </w:r>
    </w:p>
    <w:p w14:paraId="78BE21F6" w14:textId="77777777" w:rsidR="002516F8" w:rsidRPr="002516F8" w:rsidRDefault="002516F8" w:rsidP="002516F8">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'nin avantajlarından bazıları şunlardır:</w:t>
      </w:r>
    </w:p>
    <w:p w14:paraId="3129D5DA"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Bilgilere herhangi bir cihazdan herhangi bir zamanda herhangi bir yerden erişme yeteneği</w:t>
      </w:r>
    </w:p>
    <w:p w14:paraId="2CFDCCDC"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Bağlı elektronik cihazlar arasında geliştirilmiş iletişim</w:t>
      </w:r>
    </w:p>
    <w:p w14:paraId="1FA8E466"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Veri paketlerinin bağlı bir ağ üzerinden aktarılması, zamandan ve paradan tasarruf sağlar.</w:t>
      </w:r>
    </w:p>
    <w:p w14:paraId="2D4ED3AE"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Görevleri otomatikleştirmek, bir işletmenin hizmetlerinin kalitesini artırmaya ve insan müdahalesi ihtiyacını azaltmaya yardımcı olur.</w:t>
      </w:r>
    </w:p>
    <w:p w14:paraId="441B7DA5" w14:textId="77777777" w:rsidR="002516F8" w:rsidRPr="002516F8" w:rsidRDefault="002516F8" w:rsidP="002516F8">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'nin bazı dezavantajları şunları içerir:</w:t>
      </w:r>
    </w:p>
    <w:p w14:paraId="6DB00F0F"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Bağlı cihazların sayısı arttıkça ve cihazlar arasında daha fazla bilgi paylaşıldıkça, bir bilgisayar korsanının gizli bilgileri çalma olasılığı da artar.</w:t>
      </w:r>
    </w:p>
    <w:p w14:paraId="163EB6C7"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Kuruluşlar sonunda çok sayıda - belki de milyonlarca - IoT cihazıyla uğraşmak zorunda kalabilir ve tüm bu cihazlardan verileri toplamak ve yönetmek zor olacaktır.</w:t>
      </w:r>
    </w:p>
    <w:p w14:paraId="7EF69B60"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Sistemde bir hata varsa, bağlı her cihaz muhtemelen bozulacaktır.</w:t>
      </w:r>
    </w:p>
    <w:p w14:paraId="55B39CB9" w14:textId="77777777" w:rsid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IOT için uluslararası bir uyumluluk standardı olmadığından, farklı üreticilerin cihazlarının birbirleriyle iletişim kurması zordur.</w:t>
      </w:r>
    </w:p>
    <w:p w14:paraId="5072B618" w14:textId="77777777" w:rsidR="008E7EE5" w:rsidRPr="005012E1" w:rsidRDefault="008E7EE5" w:rsidP="008E7EE5">
      <w:pPr>
        <w:pStyle w:val="Balk2"/>
        <w:shd w:val="clear" w:color="auto" w:fill="FFFFFF"/>
        <w:spacing w:before="0"/>
        <w:rPr>
          <w:rFonts w:ascii="Arial" w:hAnsi="Arial" w:cs="Arial"/>
          <w:color w:val="15284B"/>
          <w:sz w:val="24"/>
          <w:szCs w:val="24"/>
        </w:rPr>
      </w:pPr>
      <w:bookmarkStart w:id="1" w:name="iota-coin-nedir"/>
      <w:r w:rsidRPr="005012E1">
        <w:rPr>
          <w:rFonts w:ascii="Arial" w:hAnsi="Arial" w:cs="Arial"/>
          <w:color w:val="15284B"/>
          <w:sz w:val="24"/>
          <w:szCs w:val="24"/>
        </w:rPr>
        <w:t>IOTA Coin Nedir?</w:t>
      </w:r>
      <w:bookmarkEnd w:id="1"/>
    </w:p>
    <w:p w14:paraId="04263EC2" w14:textId="3D7406F8" w:rsidR="008E7EE5" w:rsidRPr="005012E1" w:rsidRDefault="008E7EE5"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IOTA</w:t>
      </w:r>
      <w:r w:rsidRPr="005012E1">
        <w:rPr>
          <w:rFonts w:ascii="Arial" w:hAnsi="Arial" w:cs="Arial"/>
          <w:color w:val="15284B"/>
          <w:sz w:val="24"/>
          <w:szCs w:val="24"/>
        </w:rPr>
        <w:t> nesnelerin interneti ile beraber çalışan bir kripto para olarak ortaya çıkmıştır. </w:t>
      </w:r>
      <w:r w:rsidRPr="005012E1">
        <w:rPr>
          <w:rStyle w:val="Gl"/>
          <w:rFonts w:ascii="Arial" w:hAnsi="Arial" w:cs="Arial"/>
          <w:color w:val="15284B"/>
          <w:sz w:val="24"/>
          <w:szCs w:val="24"/>
        </w:rPr>
        <w:t>Nesnelerin interneti coin</w:t>
      </w:r>
      <w:r w:rsidRPr="005012E1">
        <w:rPr>
          <w:rFonts w:ascii="Arial" w:hAnsi="Arial" w:cs="Arial"/>
          <w:color w:val="15284B"/>
          <w:sz w:val="24"/>
          <w:szCs w:val="24"/>
        </w:rPr>
        <w:t> olarak çıkış yapan kripto para; IoT sektörüne hitap eden, merkezi olmayan, modüler, işlem ücreti olmayan, ölçeklenebilir bir coin olarak dikkat çekmektedir.</w:t>
      </w:r>
    </w:p>
    <w:p w14:paraId="784EF36E" w14:textId="77777777" w:rsidR="005012E1" w:rsidRPr="005012E1" w:rsidRDefault="005012E1" w:rsidP="005012E1">
      <w:pPr>
        <w:pStyle w:val="Balk2"/>
        <w:shd w:val="clear" w:color="auto" w:fill="FFFFFF"/>
        <w:spacing w:before="0"/>
        <w:rPr>
          <w:rFonts w:ascii="Arial" w:hAnsi="Arial" w:cs="Arial"/>
          <w:color w:val="15284B"/>
          <w:sz w:val="24"/>
          <w:szCs w:val="24"/>
        </w:rPr>
      </w:pPr>
      <w:bookmarkStart w:id="2" w:name="nesnelerin-interneti-ornekleri-nelerdir"/>
      <w:r w:rsidRPr="005012E1">
        <w:rPr>
          <w:rFonts w:ascii="Arial" w:hAnsi="Arial" w:cs="Arial"/>
          <w:color w:val="15284B"/>
          <w:sz w:val="24"/>
          <w:szCs w:val="24"/>
        </w:rPr>
        <w:t>Nesnelerin İnterneti Örnekleri Nelerdir?</w:t>
      </w:r>
      <w:bookmarkEnd w:id="2"/>
    </w:p>
    <w:p w14:paraId="5EA3D5E3" w14:textId="33EBC558"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Nesnelerin interneti örnekleri</w:t>
      </w:r>
      <w:r w:rsidRPr="005012E1">
        <w:rPr>
          <w:rFonts w:ascii="Arial" w:hAnsi="Arial" w:cs="Arial"/>
          <w:color w:val="15284B"/>
          <w:sz w:val="24"/>
          <w:szCs w:val="24"/>
        </w:rPr>
        <w:t> olarak IoT ile bağlantı kurabilen tüm nesneleri sayabiliriz. Buna; araba, buzdolabı, fırın, termostat, akıllı saat gibi pek çok örnek verilebilir. Aşağıda en çok kullanılan </w:t>
      </w:r>
      <w:r w:rsidRPr="005012E1">
        <w:rPr>
          <w:rStyle w:val="Gl"/>
          <w:rFonts w:ascii="Arial" w:hAnsi="Arial" w:cs="Arial"/>
          <w:color w:val="15284B"/>
          <w:sz w:val="24"/>
          <w:szCs w:val="24"/>
        </w:rPr>
        <w:t>nesnelerin interneti bileşenleri</w:t>
      </w:r>
      <w:r w:rsidRPr="005012E1">
        <w:rPr>
          <w:rFonts w:ascii="Arial" w:hAnsi="Arial" w:cs="Arial"/>
          <w:color w:val="15284B"/>
          <w:sz w:val="24"/>
          <w:szCs w:val="24"/>
        </w:rPr>
        <w:t> konusundan birkaçına yer verdik.</w:t>
      </w:r>
    </w:p>
    <w:p w14:paraId="1FC53030" w14:textId="57E62FFB"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ev uygulamaları:</w:t>
      </w:r>
      <w:r w:rsidRPr="005012E1">
        <w:rPr>
          <w:rFonts w:ascii="Arial" w:hAnsi="Arial" w:cs="Arial"/>
          <w:color w:val="15284B"/>
          <w:sz w:val="24"/>
          <w:szCs w:val="24"/>
        </w:rPr>
        <w:t> Akıllı ev, en popüler </w:t>
      </w:r>
      <w:r w:rsidRPr="005012E1">
        <w:rPr>
          <w:rStyle w:val="Gl"/>
          <w:rFonts w:ascii="Arial" w:hAnsi="Arial" w:cs="Arial"/>
          <w:color w:val="15284B"/>
          <w:sz w:val="24"/>
          <w:szCs w:val="24"/>
        </w:rPr>
        <w:t>IoT örneği</w:t>
      </w:r>
      <w:r w:rsidRPr="005012E1">
        <w:rPr>
          <w:rFonts w:ascii="Arial" w:hAnsi="Arial" w:cs="Arial"/>
          <w:color w:val="15284B"/>
          <w:sz w:val="24"/>
          <w:szCs w:val="24"/>
        </w:rPr>
        <w:t> olarak karşımıza çıkmaktadır. Akıllı ev ile kişiler uzaktan talimatlar ile evini her an kontrol edebilmekte ve istedikleri ayarları yapabilmektedir. Hayatı kolaylaştıran akıllı ev teknolojisiyle kişiler cihazlarla her daim evlerinden veri alma şansına sahip olmaktadır.</w:t>
      </w:r>
    </w:p>
    <w:p w14:paraId="3F80D8C5" w14:textId="67D8AE82"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Giyilebilir cihazlar: </w:t>
      </w:r>
      <w:r w:rsidRPr="005012E1">
        <w:rPr>
          <w:rFonts w:ascii="Arial" w:hAnsi="Arial" w:cs="Arial"/>
          <w:color w:val="15284B"/>
          <w:sz w:val="24"/>
          <w:szCs w:val="24"/>
        </w:rPr>
        <w:t>Akıllı saatler artık sadece zamanı öğrenmek için değil; mesaj, telefon görüşmesi, zamanlama, sağlık bilgileri, antremanlar hakkında bilgi gibi pek çok veriyi kullanıcılarına aktarma konusunda oldukça iyidir.</w:t>
      </w:r>
    </w:p>
    <w:p w14:paraId="6667CC05" w14:textId="088ABD1E"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şehirler: </w:t>
      </w:r>
      <w:r w:rsidRPr="005012E1">
        <w:rPr>
          <w:rFonts w:ascii="Arial" w:hAnsi="Arial" w:cs="Arial"/>
          <w:color w:val="15284B"/>
          <w:sz w:val="24"/>
          <w:szCs w:val="24"/>
        </w:rPr>
        <w:t>Akıllı şehirlerde, veri toplamak için farklı türde elektronik nesnelerin interneti sensörleri kullanılmaktadır. Bu veriler şehirlerin daha kolay verimli ve sorunsuz bir şekilde hizmet vermesi için kullanılmaktadır.</w:t>
      </w:r>
    </w:p>
    <w:p w14:paraId="7E1B8B5B" w14:textId="77777777" w:rsidR="00A83A3F"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IoT</w:t>
      </w:r>
      <w:r w:rsidRPr="005012E1">
        <w:rPr>
          <w:rFonts w:ascii="Arial" w:hAnsi="Arial" w:cs="Arial"/>
          <w:color w:val="15284B"/>
          <w:sz w:val="24"/>
          <w:szCs w:val="24"/>
        </w:rPr>
        <w:t> akıllı şehirlere sunduğu imkanlar sayesinde; vatandaşların her gün karşılaştığı gerçek sorunları çözerek tüm şehirleri dönüştürme potansiyeline sahiptir. </w:t>
      </w:r>
    </w:p>
    <w:p w14:paraId="364B81A1" w14:textId="45A24AC7" w:rsidR="005012E1" w:rsidRPr="005012E1" w:rsidRDefault="005012E1" w:rsidP="005012E1">
      <w:pPr>
        <w:rPr>
          <w:rFonts w:ascii="Arial" w:hAnsi="Arial" w:cs="Arial"/>
          <w:color w:val="15284B"/>
          <w:sz w:val="24"/>
          <w:szCs w:val="24"/>
        </w:rPr>
      </w:pPr>
      <w:r w:rsidRPr="005012E1">
        <w:rPr>
          <w:rStyle w:val="Gl"/>
          <w:rFonts w:ascii="Arial" w:hAnsi="Arial" w:cs="Arial"/>
          <w:color w:val="15284B"/>
          <w:sz w:val="24"/>
          <w:szCs w:val="24"/>
        </w:rPr>
        <w:lastRenderedPageBreak/>
        <w:t>Nesnelerin interneti</w:t>
      </w:r>
      <w:r w:rsidRPr="005012E1">
        <w:rPr>
          <w:rFonts w:ascii="Arial" w:hAnsi="Arial" w:cs="Arial"/>
          <w:color w:val="15284B"/>
          <w:sz w:val="24"/>
          <w:szCs w:val="24"/>
        </w:rPr>
        <w:t> trafik sıkışıklığı, gürültü, suç, çevre kirliliği gibi sorunları azaltmaya yardımcı olarak yaşanabilir şehirler kurulmasına katkı sağlar.</w:t>
      </w:r>
    </w:p>
    <w:p w14:paraId="0FDC6936" w14:textId="12916CEE"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araçlar:</w:t>
      </w:r>
      <w:r w:rsidRPr="005012E1">
        <w:rPr>
          <w:rFonts w:ascii="Arial" w:hAnsi="Arial" w:cs="Arial"/>
          <w:color w:val="15284B"/>
          <w:sz w:val="24"/>
          <w:szCs w:val="24"/>
        </w:rPr>
        <w:t> İnternet erişiminin olduğu her alanda nesnelerin interneti devreye girmektedir. Akıllı araçlar internet erişimi ile donatılmıştır. Böylece elde edilen veriler kişilere kolaylıkla aktarılmaktadır.</w:t>
      </w:r>
    </w:p>
    <w:p w14:paraId="0F9AF4A1" w14:textId="12697F28"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Nesnelerin interneti örnekleri </w:t>
      </w:r>
      <w:r w:rsidRPr="005012E1">
        <w:rPr>
          <w:rFonts w:ascii="Arial" w:hAnsi="Arial" w:cs="Arial"/>
          <w:color w:val="15284B"/>
          <w:sz w:val="24"/>
          <w:szCs w:val="24"/>
        </w:rPr>
        <w:t>konusunda araçlara ne gibi katkısı olduğu konusunda ise aracı uzaktan çalıştırma, bagajı uzaktan açma, akıllı kilit ve alarm sistemleri gibi pek çok teknolojiyi içine almaktadır.</w:t>
      </w:r>
    </w:p>
    <w:p w14:paraId="25442747" w14:textId="7A56198D"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bookmarkStart w:id="3" w:name="iot-faydalari-nelerdir"/>
      <w:r w:rsidRPr="005012E1">
        <w:rPr>
          <w:rFonts w:ascii="Arial" w:hAnsi="Arial" w:cs="Arial"/>
          <w:color w:val="15284B"/>
          <w:sz w:val="24"/>
          <w:szCs w:val="24"/>
        </w:rPr>
        <w:t>IoT Faydaları Nelerdir?</w:t>
      </w:r>
      <w:bookmarkEnd w:id="3"/>
    </w:p>
    <w:p w14:paraId="1A8C2BE8" w14:textId="21F4F407"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Fonts w:ascii="Arial" w:hAnsi="Arial" w:cs="Arial"/>
          <w:color w:val="15284B"/>
          <w:sz w:val="24"/>
          <w:szCs w:val="24"/>
        </w:rPr>
        <w:t>Hayatımızı farklı alanlarda büyük oranda kolaylaştıran </w:t>
      </w:r>
      <w:r w:rsidRPr="005012E1">
        <w:rPr>
          <w:rStyle w:val="Gl"/>
          <w:rFonts w:ascii="Arial" w:hAnsi="Arial" w:cs="Arial"/>
          <w:color w:val="15284B"/>
          <w:sz w:val="24"/>
          <w:szCs w:val="24"/>
        </w:rPr>
        <w:t>nesnelerin interneti</w:t>
      </w:r>
      <w:r w:rsidRPr="005012E1">
        <w:rPr>
          <w:rFonts w:ascii="Arial" w:hAnsi="Arial" w:cs="Arial"/>
          <w:color w:val="15284B"/>
          <w:sz w:val="24"/>
          <w:szCs w:val="24"/>
        </w:rPr>
        <w:t> pek çok avantaj ve fayda sunmaktadır. Aşağıda birkaçını sıraladık.</w:t>
      </w:r>
    </w:p>
    <w:p w14:paraId="726884EB" w14:textId="4E9BE7CC"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Fonts w:ascii="Arial" w:hAnsi="Arial" w:cs="Arial"/>
          <w:color w:val="15284B"/>
          <w:sz w:val="24"/>
          <w:szCs w:val="24"/>
        </w:rPr>
        <w:t>İşletmelerin verimliliğini artırır.</w:t>
      </w:r>
    </w:p>
    <w:p w14:paraId="2EC0207C"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İşletmelerin daha çok veriye kolay yoldan ulaşmasını sağlar.</w:t>
      </w:r>
    </w:p>
    <w:p w14:paraId="1BAB0B4B"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İşletmelerin sorunlara daha hızlı ve erken müdahalesini mümkün kılar.</w:t>
      </w:r>
    </w:p>
    <w:p w14:paraId="0BDCF259"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Cihazların arızalarının tespit ve çözümünde kolay yollar sunulmasını sağlar.</w:t>
      </w:r>
    </w:p>
    <w:p w14:paraId="3649F95A"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Kullanıcıların hayatlarını kolaylaştıracak uzaktan kontrol mekanizmasını devreye alacak pek çok teknoloji sunmaktadır.</w:t>
      </w:r>
    </w:p>
    <w:p w14:paraId="4EEFD44D"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Akıllı cihazlar ile kişilerin uzaktan veri aktarımı ile pek çok işini hızlı bir şekilde halletmesini sağlar.</w:t>
      </w:r>
    </w:p>
    <w:p w14:paraId="61B0694F"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Ev, ofis, araç gibi pek çok alanı dönüştürme ve ölçümlemeyi mümkün kılar.</w:t>
      </w:r>
    </w:p>
    <w:p w14:paraId="47C4E5A6"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Akıllı sistemleri, ayarlamaları, zamanlayıcıları ile bilgi almayı kolay hale getirir.</w:t>
      </w:r>
    </w:p>
    <w:p w14:paraId="67AAE4FF"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Style w:val="Gl"/>
          <w:rFonts w:ascii="Arial" w:hAnsi="Arial" w:cs="Arial"/>
          <w:color w:val="15284B"/>
          <w:sz w:val="24"/>
          <w:szCs w:val="24"/>
        </w:rPr>
        <w:t>Nesnelerin interneti ;</w:t>
      </w:r>
      <w:r w:rsidRPr="005012E1">
        <w:rPr>
          <w:rFonts w:ascii="Arial" w:hAnsi="Arial" w:cs="Arial"/>
          <w:color w:val="15284B"/>
          <w:sz w:val="24"/>
          <w:szCs w:val="24"/>
        </w:rPr>
        <w:t> sürücüsüz araçlar, akıllı şehirler, akıllı cihazlar gibi alanlarımızı yönetme şansını bizlere sağlar.</w:t>
      </w:r>
    </w:p>
    <w:p w14:paraId="222006B8"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Genel iş süreçlerinin hızlı bir şekilde izlenmesini sağlar.</w:t>
      </w:r>
    </w:p>
    <w:p w14:paraId="41AE92E4"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Toplanan veriler sayesinde müşteri deneyimini geliştirmenin önü açılır.</w:t>
      </w:r>
    </w:p>
    <w:p w14:paraId="61460AB2"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Zamandan tasarruf sağladığı gibi paradan da tasarruf edilmesini sağlar.</w:t>
      </w:r>
    </w:p>
    <w:p w14:paraId="57152EA5"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Çalışan verimliliğini üst seviyelere çıkarmada etkilidir.</w:t>
      </w:r>
    </w:p>
    <w:p w14:paraId="62AB63EE"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Yeni iş modellerinin ortaya çıkmasında ve var olan iş modellerinin entegresini kolaylaştırır.</w:t>
      </w:r>
    </w:p>
    <w:p w14:paraId="23048512" w14:textId="77777777" w:rsidR="008E7EE5" w:rsidRPr="002516F8" w:rsidRDefault="008E7EE5" w:rsidP="008E7EE5">
      <w:pPr>
        <w:shd w:val="clear" w:color="auto" w:fill="FFFFFF"/>
        <w:spacing w:before="100" w:beforeAutospacing="1" w:after="100" w:afterAutospacing="1" w:line="240" w:lineRule="auto"/>
        <w:ind w:left="720"/>
        <w:rPr>
          <w:rFonts w:ascii="Arial" w:hAnsi="Arial" w:cs="Arial"/>
          <w:color w:val="405261"/>
          <w:sz w:val="24"/>
          <w:szCs w:val="24"/>
        </w:rPr>
      </w:pPr>
    </w:p>
    <w:p w14:paraId="34C23609" w14:textId="77777777" w:rsidR="002516F8" w:rsidRPr="002516F8" w:rsidRDefault="002516F8" w:rsidP="00E0409B">
      <w:pPr>
        <w:pStyle w:val="NormalWeb"/>
        <w:shd w:val="clear" w:color="auto" w:fill="FFFFFF"/>
        <w:spacing w:before="0" w:beforeAutospacing="0" w:after="225" w:afterAutospacing="0"/>
        <w:rPr>
          <w:rFonts w:ascii="Arial" w:hAnsi="Arial" w:cs="Arial"/>
          <w:color w:val="405261"/>
        </w:rPr>
      </w:pPr>
    </w:p>
    <w:p w14:paraId="4E8E5A71" w14:textId="77777777" w:rsidR="00E0409B" w:rsidRPr="002516F8" w:rsidRDefault="00E0409B" w:rsidP="00C74D19">
      <w:pPr>
        <w:pStyle w:val="NormalWeb"/>
        <w:shd w:val="clear" w:color="auto" w:fill="FFFFFF"/>
        <w:spacing w:before="0" w:beforeAutospacing="0" w:after="225" w:afterAutospacing="0"/>
        <w:rPr>
          <w:rFonts w:ascii="Arial" w:hAnsi="Arial" w:cs="Arial"/>
          <w:color w:val="405261"/>
        </w:rPr>
      </w:pPr>
    </w:p>
    <w:p w14:paraId="2ACFB35B" w14:textId="77777777" w:rsidR="007D7222" w:rsidRPr="002516F8" w:rsidRDefault="007D7222" w:rsidP="007D7222">
      <w:pPr>
        <w:shd w:val="clear" w:color="auto" w:fill="FFFFFF"/>
        <w:spacing w:after="180" w:line="390" w:lineRule="atLeast"/>
        <w:ind w:left="720"/>
        <w:rPr>
          <w:rFonts w:ascii="Arial" w:hAnsi="Arial" w:cs="Arial"/>
          <w:color w:val="808080"/>
          <w:sz w:val="24"/>
          <w:szCs w:val="24"/>
        </w:rPr>
      </w:pPr>
    </w:p>
    <w:p w14:paraId="02A520D4" w14:textId="2E419CD1" w:rsidR="00985DED" w:rsidRPr="002516F8" w:rsidRDefault="00A83A3F" w:rsidP="00985DED">
      <w:pPr>
        <w:pStyle w:val="NormalWeb"/>
        <w:shd w:val="clear" w:color="auto" w:fill="FFFFFF"/>
        <w:spacing w:before="225" w:beforeAutospacing="0" w:after="0" w:afterAutospacing="0" w:line="420" w:lineRule="atLeast"/>
        <w:textAlignment w:val="baseline"/>
        <w:rPr>
          <w:rFonts w:ascii="Arial" w:hAnsi="Arial" w:cs="Arial"/>
        </w:rPr>
      </w:pPr>
      <w:hyperlink r:id="rId24" w:history="1">
        <w:r w:rsidR="00985DED" w:rsidRPr="002516F8">
          <w:rPr>
            <w:rFonts w:ascii="Arial" w:hAnsi="Arial" w:cs="Arial"/>
            <w:color w:val="04B1E5"/>
          </w:rPr>
          <w:br/>
        </w:r>
      </w:hyperlink>
    </w:p>
    <w:p w14:paraId="56F02680" w14:textId="77777777" w:rsidR="002235DC" w:rsidRPr="002516F8" w:rsidRDefault="002235DC"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p>
    <w:p w14:paraId="6D0A8F9F" w14:textId="77777777" w:rsidR="00F52BEC" w:rsidRPr="002516F8"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46824FF1" w14:textId="77777777" w:rsidR="00C92564" w:rsidRPr="002516F8" w:rsidRDefault="00C92564"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7D168716" w14:textId="77777777" w:rsidR="00DE3B6B" w:rsidRPr="002516F8" w:rsidRDefault="00A83A3F">
      <w:pPr>
        <w:rPr>
          <w:rFonts w:ascii="Arial" w:hAnsi="Arial" w:cs="Arial"/>
          <w:sz w:val="24"/>
          <w:szCs w:val="24"/>
        </w:rPr>
      </w:pPr>
    </w:p>
    <w:sectPr w:rsidR="00DE3B6B" w:rsidRPr="002516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Gilroy-Light">
    <w:altName w:val="Cambria"/>
    <w:panose1 w:val="00000000000000000000"/>
    <w:charset w:val="00"/>
    <w:family w:val="roman"/>
    <w:notTrueType/>
    <w:pitch w:val="default"/>
  </w:font>
  <w:font w:name="gilroyregular">
    <w:altName w:val="Cambria"/>
    <w:panose1 w:val="00000000000000000000"/>
    <w:charset w:val="00"/>
    <w:family w:val="roman"/>
    <w:notTrueType/>
    <w:pitch w:val="default"/>
  </w:font>
  <w:font w:name="Titillium Web">
    <w:charset w:val="A2"/>
    <w:family w:val="auto"/>
    <w:pitch w:val="variable"/>
    <w:sig w:usb0="00000007" w:usb1="00000001" w:usb2="00000000" w:usb3="00000000" w:csb0="00000093"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52742"/>
    <w:multiLevelType w:val="multilevel"/>
    <w:tmpl w:val="B7EC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85124"/>
    <w:multiLevelType w:val="multilevel"/>
    <w:tmpl w:val="1028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766B76"/>
    <w:multiLevelType w:val="multilevel"/>
    <w:tmpl w:val="9A7A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C168AE"/>
    <w:multiLevelType w:val="multilevel"/>
    <w:tmpl w:val="49B6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E32DAD"/>
    <w:multiLevelType w:val="multilevel"/>
    <w:tmpl w:val="18C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3B2BE8"/>
    <w:multiLevelType w:val="multilevel"/>
    <w:tmpl w:val="2FD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EF"/>
    <w:rsid w:val="00005BE6"/>
    <w:rsid w:val="00040C28"/>
    <w:rsid w:val="00047771"/>
    <w:rsid w:val="000C4EE6"/>
    <w:rsid w:val="000C6BB2"/>
    <w:rsid w:val="000D3BD1"/>
    <w:rsid w:val="000D53FF"/>
    <w:rsid w:val="0019114F"/>
    <w:rsid w:val="00195B0A"/>
    <w:rsid w:val="001E173B"/>
    <w:rsid w:val="001F015A"/>
    <w:rsid w:val="001F0B8F"/>
    <w:rsid w:val="002235DC"/>
    <w:rsid w:val="00231151"/>
    <w:rsid w:val="002516F8"/>
    <w:rsid w:val="00272935"/>
    <w:rsid w:val="002C3867"/>
    <w:rsid w:val="002C7611"/>
    <w:rsid w:val="003A7AF6"/>
    <w:rsid w:val="00405B5D"/>
    <w:rsid w:val="00486CEF"/>
    <w:rsid w:val="005012E1"/>
    <w:rsid w:val="00526E9E"/>
    <w:rsid w:val="00542077"/>
    <w:rsid w:val="0055720F"/>
    <w:rsid w:val="00574F24"/>
    <w:rsid w:val="00583076"/>
    <w:rsid w:val="005B2B0A"/>
    <w:rsid w:val="005B58D5"/>
    <w:rsid w:val="005E449E"/>
    <w:rsid w:val="006260B4"/>
    <w:rsid w:val="006368DC"/>
    <w:rsid w:val="006819F4"/>
    <w:rsid w:val="006A3CA2"/>
    <w:rsid w:val="00717718"/>
    <w:rsid w:val="007D7222"/>
    <w:rsid w:val="008045F8"/>
    <w:rsid w:val="008412C6"/>
    <w:rsid w:val="00846266"/>
    <w:rsid w:val="008651D4"/>
    <w:rsid w:val="00873BE0"/>
    <w:rsid w:val="008A038A"/>
    <w:rsid w:val="008B659D"/>
    <w:rsid w:val="008C2C96"/>
    <w:rsid w:val="008E7EE5"/>
    <w:rsid w:val="00972794"/>
    <w:rsid w:val="00985DED"/>
    <w:rsid w:val="009C1928"/>
    <w:rsid w:val="009D260D"/>
    <w:rsid w:val="009F5BBF"/>
    <w:rsid w:val="00A70DBA"/>
    <w:rsid w:val="00A83A3F"/>
    <w:rsid w:val="00AA70DB"/>
    <w:rsid w:val="00AB131B"/>
    <w:rsid w:val="00B14F92"/>
    <w:rsid w:val="00B25888"/>
    <w:rsid w:val="00B26F4C"/>
    <w:rsid w:val="00B70A2E"/>
    <w:rsid w:val="00C24C6E"/>
    <w:rsid w:val="00C44832"/>
    <w:rsid w:val="00C74D19"/>
    <w:rsid w:val="00C80D29"/>
    <w:rsid w:val="00C92564"/>
    <w:rsid w:val="00CA06C6"/>
    <w:rsid w:val="00CB1953"/>
    <w:rsid w:val="00D511D1"/>
    <w:rsid w:val="00D52636"/>
    <w:rsid w:val="00D55D04"/>
    <w:rsid w:val="00DC1BFC"/>
    <w:rsid w:val="00DC4161"/>
    <w:rsid w:val="00DD34D2"/>
    <w:rsid w:val="00DE3545"/>
    <w:rsid w:val="00E0409B"/>
    <w:rsid w:val="00E13552"/>
    <w:rsid w:val="00E94B41"/>
    <w:rsid w:val="00EA50F1"/>
    <w:rsid w:val="00ED0230"/>
    <w:rsid w:val="00F04D58"/>
    <w:rsid w:val="00F32BB4"/>
    <w:rsid w:val="00F35BF3"/>
    <w:rsid w:val="00F41740"/>
    <w:rsid w:val="00F46FC7"/>
    <w:rsid w:val="00F52BEC"/>
    <w:rsid w:val="00F579B9"/>
    <w:rsid w:val="00F94FC4"/>
    <w:rsid w:val="00FB7A92"/>
    <w:rsid w:val="00FF68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EB1AE"/>
  <w15:chartTrackingRefBased/>
  <w15:docId w15:val="{7CF39CA9-D5D0-45F8-932D-A6126398D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C24C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C92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9727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579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24C6E"/>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unhideWhenUsed/>
    <w:rsid w:val="00C24C6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semiHidden/>
    <w:rsid w:val="00C92564"/>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972794"/>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DE3545"/>
    <w:rPr>
      <w:color w:val="0000FF"/>
      <w:u w:val="single"/>
    </w:rPr>
  </w:style>
  <w:style w:type="character" w:styleId="Gl">
    <w:name w:val="Strong"/>
    <w:basedOn w:val="VarsaylanParagrafYazTipi"/>
    <w:uiPriority w:val="22"/>
    <w:qFormat/>
    <w:rsid w:val="00FF6898"/>
    <w:rPr>
      <w:b/>
      <w:bCs/>
    </w:rPr>
  </w:style>
  <w:style w:type="character" w:styleId="zmlenmeyenBahsetme">
    <w:name w:val="Unresolved Mention"/>
    <w:basedOn w:val="VarsaylanParagrafYazTipi"/>
    <w:uiPriority w:val="99"/>
    <w:semiHidden/>
    <w:unhideWhenUsed/>
    <w:rsid w:val="00F04D58"/>
    <w:rPr>
      <w:color w:val="605E5C"/>
      <w:shd w:val="clear" w:color="auto" w:fill="E1DFDD"/>
    </w:rPr>
  </w:style>
  <w:style w:type="character" w:customStyle="1" w:styleId="Balk4Char">
    <w:name w:val="Başlık 4 Char"/>
    <w:basedOn w:val="VarsaylanParagrafYazTipi"/>
    <w:link w:val="Balk4"/>
    <w:uiPriority w:val="9"/>
    <w:semiHidden/>
    <w:rsid w:val="00F579B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32">
      <w:bodyDiv w:val="1"/>
      <w:marLeft w:val="0"/>
      <w:marRight w:val="0"/>
      <w:marTop w:val="0"/>
      <w:marBottom w:val="0"/>
      <w:divBdr>
        <w:top w:val="none" w:sz="0" w:space="0" w:color="auto"/>
        <w:left w:val="none" w:sz="0" w:space="0" w:color="auto"/>
        <w:bottom w:val="none" w:sz="0" w:space="0" w:color="auto"/>
        <w:right w:val="none" w:sz="0" w:space="0" w:color="auto"/>
      </w:divBdr>
    </w:div>
    <w:div w:id="34161567">
      <w:bodyDiv w:val="1"/>
      <w:marLeft w:val="0"/>
      <w:marRight w:val="0"/>
      <w:marTop w:val="0"/>
      <w:marBottom w:val="0"/>
      <w:divBdr>
        <w:top w:val="none" w:sz="0" w:space="0" w:color="auto"/>
        <w:left w:val="none" w:sz="0" w:space="0" w:color="auto"/>
        <w:bottom w:val="none" w:sz="0" w:space="0" w:color="auto"/>
        <w:right w:val="none" w:sz="0" w:space="0" w:color="auto"/>
      </w:divBdr>
    </w:div>
    <w:div w:id="199437191">
      <w:bodyDiv w:val="1"/>
      <w:marLeft w:val="0"/>
      <w:marRight w:val="0"/>
      <w:marTop w:val="0"/>
      <w:marBottom w:val="0"/>
      <w:divBdr>
        <w:top w:val="none" w:sz="0" w:space="0" w:color="auto"/>
        <w:left w:val="none" w:sz="0" w:space="0" w:color="auto"/>
        <w:bottom w:val="none" w:sz="0" w:space="0" w:color="auto"/>
        <w:right w:val="none" w:sz="0" w:space="0" w:color="auto"/>
      </w:divBdr>
    </w:div>
    <w:div w:id="201941180">
      <w:bodyDiv w:val="1"/>
      <w:marLeft w:val="0"/>
      <w:marRight w:val="0"/>
      <w:marTop w:val="0"/>
      <w:marBottom w:val="0"/>
      <w:divBdr>
        <w:top w:val="none" w:sz="0" w:space="0" w:color="auto"/>
        <w:left w:val="none" w:sz="0" w:space="0" w:color="auto"/>
        <w:bottom w:val="none" w:sz="0" w:space="0" w:color="auto"/>
        <w:right w:val="none" w:sz="0" w:space="0" w:color="auto"/>
      </w:divBdr>
    </w:div>
    <w:div w:id="238056827">
      <w:bodyDiv w:val="1"/>
      <w:marLeft w:val="0"/>
      <w:marRight w:val="0"/>
      <w:marTop w:val="0"/>
      <w:marBottom w:val="0"/>
      <w:divBdr>
        <w:top w:val="none" w:sz="0" w:space="0" w:color="auto"/>
        <w:left w:val="none" w:sz="0" w:space="0" w:color="auto"/>
        <w:bottom w:val="none" w:sz="0" w:space="0" w:color="auto"/>
        <w:right w:val="none" w:sz="0" w:space="0" w:color="auto"/>
      </w:divBdr>
    </w:div>
    <w:div w:id="495649400">
      <w:bodyDiv w:val="1"/>
      <w:marLeft w:val="0"/>
      <w:marRight w:val="0"/>
      <w:marTop w:val="0"/>
      <w:marBottom w:val="0"/>
      <w:divBdr>
        <w:top w:val="none" w:sz="0" w:space="0" w:color="auto"/>
        <w:left w:val="none" w:sz="0" w:space="0" w:color="auto"/>
        <w:bottom w:val="none" w:sz="0" w:space="0" w:color="auto"/>
        <w:right w:val="none" w:sz="0" w:space="0" w:color="auto"/>
      </w:divBdr>
    </w:div>
    <w:div w:id="592936338">
      <w:bodyDiv w:val="1"/>
      <w:marLeft w:val="0"/>
      <w:marRight w:val="0"/>
      <w:marTop w:val="0"/>
      <w:marBottom w:val="0"/>
      <w:divBdr>
        <w:top w:val="none" w:sz="0" w:space="0" w:color="auto"/>
        <w:left w:val="none" w:sz="0" w:space="0" w:color="auto"/>
        <w:bottom w:val="none" w:sz="0" w:space="0" w:color="auto"/>
        <w:right w:val="none" w:sz="0" w:space="0" w:color="auto"/>
      </w:divBdr>
    </w:div>
    <w:div w:id="636684386">
      <w:bodyDiv w:val="1"/>
      <w:marLeft w:val="0"/>
      <w:marRight w:val="0"/>
      <w:marTop w:val="0"/>
      <w:marBottom w:val="0"/>
      <w:divBdr>
        <w:top w:val="none" w:sz="0" w:space="0" w:color="auto"/>
        <w:left w:val="none" w:sz="0" w:space="0" w:color="auto"/>
        <w:bottom w:val="none" w:sz="0" w:space="0" w:color="auto"/>
        <w:right w:val="none" w:sz="0" w:space="0" w:color="auto"/>
      </w:divBdr>
    </w:div>
    <w:div w:id="661812583">
      <w:bodyDiv w:val="1"/>
      <w:marLeft w:val="0"/>
      <w:marRight w:val="0"/>
      <w:marTop w:val="0"/>
      <w:marBottom w:val="0"/>
      <w:divBdr>
        <w:top w:val="none" w:sz="0" w:space="0" w:color="auto"/>
        <w:left w:val="none" w:sz="0" w:space="0" w:color="auto"/>
        <w:bottom w:val="none" w:sz="0" w:space="0" w:color="auto"/>
        <w:right w:val="none" w:sz="0" w:space="0" w:color="auto"/>
      </w:divBdr>
    </w:div>
    <w:div w:id="771361591">
      <w:bodyDiv w:val="1"/>
      <w:marLeft w:val="0"/>
      <w:marRight w:val="0"/>
      <w:marTop w:val="0"/>
      <w:marBottom w:val="0"/>
      <w:divBdr>
        <w:top w:val="none" w:sz="0" w:space="0" w:color="auto"/>
        <w:left w:val="none" w:sz="0" w:space="0" w:color="auto"/>
        <w:bottom w:val="none" w:sz="0" w:space="0" w:color="auto"/>
        <w:right w:val="none" w:sz="0" w:space="0" w:color="auto"/>
      </w:divBdr>
    </w:div>
    <w:div w:id="790517252">
      <w:bodyDiv w:val="1"/>
      <w:marLeft w:val="0"/>
      <w:marRight w:val="0"/>
      <w:marTop w:val="0"/>
      <w:marBottom w:val="0"/>
      <w:divBdr>
        <w:top w:val="none" w:sz="0" w:space="0" w:color="auto"/>
        <w:left w:val="none" w:sz="0" w:space="0" w:color="auto"/>
        <w:bottom w:val="none" w:sz="0" w:space="0" w:color="auto"/>
        <w:right w:val="none" w:sz="0" w:space="0" w:color="auto"/>
      </w:divBdr>
    </w:div>
    <w:div w:id="1109012693">
      <w:bodyDiv w:val="1"/>
      <w:marLeft w:val="0"/>
      <w:marRight w:val="0"/>
      <w:marTop w:val="0"/>
      <w:marBottom w:val="0"/>
      <w:divBdr>
        <w:top w:val="none" w:sz="0" w:space="0" w:color="auto"/>
        <w:left w:val="none" w:sz="0" w:space="0" w:color="auto"/>
        <w:bottom w:val="none" w:sz="0" w:space="0" w:color="auto"/>
        <w:right w:val="none" w:sz="0" w:space="0" w:color="auto"/>
      </w:divBdr>
      <w:divsChild>
        <w:div w:id="492332435">
          <w:marLeft w:val="0"/>
          <w:marRight w:val="0"/>
          <w:marTop w:val="0"/>
          <w:marBottom w:val="0"/>
          <w:divBdr>
            <w:top w:val="none" w:sz="0" w:space="0" w:color="auto"/>
            <w:left w:val="none" w:sz="0" w:space="0" w:color="auto"/>
            <w:bottom w:val="none" w:sz="0" w:space="0" w:color="auto"/>
            <w:right w:val="none" w:sz="0" w:space="0" w:color="auto"/>
          </w:divBdr>
          <w:divsChild>
            <w:div w:id="620917885">
              <w:marLeft w:val="0"/>
              <w:marRight w:val="0"/>
              <w:marTop w:val="0"/>
              <w:marBottom w:val="0"/>
              <w:divBdr>
                <w:top w:val="none" w:sz="0" w:space="0" w:color="auto"/>
                <w:left w:val="none" w:sz="0" w:space="0" w:color="auto"/>
                <w:bottom w:val="none" w:sz="0" w:space="0" w:color="auto"/>
                <w:right w:val="none" w:sz="0" w:space="0" w:color="auto"/>
              </w:divBdr>
              <w:divsChild>
                <w:div w:id="2012370727">
                  <w:marLeft w:val="0"/>
                  <w:marRight w:val="0"/>
                  <w:marTop w:val="0"/>
                  <w:marBottom w:val="0"/>
                  <w:divBdr>
                    <w:top w:val="none" w:sz="0" w:space="0" w:color="auto"/>
                    <w:left w:val="none" w:sz="0" w:space="0" w:color="auto"/>
                    <w:bottom w:val="none" w:sz="0" w:space="0" w:color="auto"/>
                    <w:right w:val="none" w:sz="0" w:space="0" w:color="auto"/>
                  </w:divBdr>
                  <w:divsChild>
                    <w:div w:id="7532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07607">
      <w:bodyDiv w:val="1"/>
      <w:marLeft w:val="0"/>
      <w:marRight w:val="0"/>
      <w:marTop w:val="0"/>
      <w:marBottom w:val="0"/>
      <w:divBdr>
        <w:top w:val="none" w:sz="0" w:space="0" w:color="auto"/>
        <w:left w:val="none" w:sz="0" w:space="0" w:color="auto"/>
        <w:bottom w:val="none" w:sz="0" w:space="0" w:color="auto"/>
        <w:right w:val="none" w:sz="0" w:space="0" w:color="auto"/>
      </w:divBdr>
      <w:divsChild>
        <w:div w:id="205218985">
          <w:marLeft w:val="0"/>
          <w:marRight w:val="0"/>
          <w:marTop w:val="0"/>
          <w:marBottom w:val="0"/>
          <w:divBdr>
            <w:top w:val="none" w:sz="0" w:space="0" w:color="auto"/>
            <w:left w:val="none" w:sz="0" w:space="0" w:color="auto"/>
            <w:bottom w:val="none" w:sz="0" w:space="0" w:color="auto"/>
            <w:right w:val="none" w:sz="0" w:space="0" w:color="auto"/>
          </w:divBdr>
        </w:div>
      </w:divsChild>
    </w:div>
    <w:div w:id="1318728311">
      <w:bodyDiv w:val="1"/>
      <w:marLeft w:val="0"/>
      <w:marRight w:val="0"/>
      <w:marTop w:val="0"/>
      <w:marBottom w:val="0"/>
      <w:divBdr>
        <w:top w:val="none" w:sz="0" w:space="0" w:color="auto"/>
        <w:left w:val="none" w:sz="0" w:space="0" w:color="auto"/>
        <w:bottom w:val="none" w:sz="0" w:space="0" w:color="auto"/>
        <w:right w:val="none" w:sz="0" w:space="0" w:color="auto"/>
      </w:divBdr>
    </w:div>
    <w:div w:id="1461261254">
      <w:bodyDiv w:val="1"/>
      <w:marLeft w:val="0"/>
      <w:marRight w:val="0"/>
      <w:marTop w:val="0"/>
      <w:marBottom w:val="0"/>
      <w:divBdr>
        <w:top w:val="none" w:sz="0" w:space="0" w:color="auto"/>
        <w:left w:val="none" w:sz="0" w:space="0" w:color="auto"/>
        <w:bottom w:val="none" w:sz="0" w:space="0" w:color="auto"/>
        <w:right w:val="none" w:sz="0" w:space="0" w:color="auto"/>
      </w:divBdr>
    </w:div>
    <w:div w:id="1473249916">
      <w:bodyDiv w:val="1"/>
      <w:marLeft w:val="0"/>
      <w:marRight w:val="0"/>
      <w:marTop w:val="0"/>
      <w:marBottom w:val="0"/>
      <w:divBdr>
        <w:top w:val="none" w:sz="0" w:space="0" w:color="auto"/>
        <w:left w:val="none" w:sz="0" w:space="0" w:color="auto"/>
        <w:bottom w:val="none" w:sz="0" w:space="0" w:color="auto"/>
        <w:right w:val="none" w:sz="0" w:space="0" w:color="auto"/>
      </w:divBdr>
    </w:div>
    <w:div w:id="1682852419">
      <w:bodyDiv w:val="1"/>
      <w:marLeft w:val="0"/>
      <w:marRight w:val="0"/>
      <w:marTop w:val="0"/>
      <w:marBottom w:val="0"/>
      <w:divBdr>
        <w:top w:val="none" w:sz="0" w:space="0" w:color="auto"/>
        <w:left w:val="none" w:sz="0" w:space="0" w:color="auto"/>
        <w:bottom w:val="none" w:sz="0" w:space="0" w:color="auto"/>
        <w:right w:val="none" w:sz="0" w:space="0" w:color="auto"/>
      </w:divBdr>
    </w:div>
    <w:div w:id="1708606973">
      <w:bodyDiv w:val="1"/>
      <w:marLeft w:val="0"/>
      <w:marRight w:val="0"/>
      <w:marTop w:val="0"/>
      <w:marBottom w:val="0"/>
      <w:divBdr>
        <w:top w:val="none" w:sz="0" w:space="0" w:color="auto"/>
        <w:left w:val="none" w:sz="0" w:space="0" w:color="auto"/>
        <w:bottom w:val="none" w:sz="0" w:space="0" w:color="auto"/>
        <w:right w:val="none" w:sz="0" w:space="0" w:color="auto"/>
      </w:divBdr>
    </w:div>
    <w:div w:id="1799688236">
      <w:bodyDiv w:val="1"/>
      <w:marLeft w:val="0"/>
      <w:marRight w:val="0"/>
      <w:marTop w:val="0"/>
      <w:marBottom w:val="0"/>
      <w:divBdr>
        <w:top w:val="none" w:sz="0" w:space="0" w:color="auto"/>
        <w:left w:val="none" w:sz="0" w:space="0" w:color="auto"/>
        <w:bottom w:val="none" w:sz="0" w:space="0" w:color="auto"/>
        <w:right w:val="none" w:sz="0" w:space="0" w:color="auto"/>
      </w:divBdr>
    </w:div>
    <w:div w:id="1848596791">
      <w:bodyDiv w:val="1"/>
      <w:marLeft w:val="0"/>
      <w:marRight w:val="0"/>
      <w:marTop w:val="0"/>
      <w:marBottom w:val="0"/>
      <w:divBdr>
        <w:top w:val="none" w:sz="0" w:space="0" w:color="auto"/>
        <w:left w:val="none" w:sz="0" w:space="0" w:color="auto"/>
        <w:bottom w:val="none" w:sz="0" w:space="0" w:color="auto"/>
        <w:right w:val="none" w:sz="0" w:space="0" w:color="auto"/>
      </w:divBdr>
    </w:div>
    <w:div w:id="1887796437">
      <w:bodyDiv w:val="1"/>
      <w:marLeft w:val="0"/>
      <w:marRight w:val="0"/>
      <w:marTop w:val="0"/>
      <w:marBottom w:val="0"/>
      <w:divBdr>
        <w:top w:val="none" w:sz="0" w:space="0" w:color="auto"/>
        <w:left w:val="none" w:sz="0" w:space="0" w:color="auto"/>
        <w:bottom w:val="none" w:sz="0" w:space="0" w:color="auto"/>
        <w:right w:val="none" w:sz="0" w:space="0" w:color="auto"/>
      </w:divBdr>
    </w:div>
    <w:div w:id="2084569432">
      <w:bodyDiv w:val="1"/>
      <w:marLeft w:val="0"/>
      <w:marRight w:val="0"/>
      <w:marTop w:val="0"/>
      <w:marBottom w:val="0"/>
      <w:divBdr>
        <w:top w:val="none" w:sz="0" w:space="0" w:color="auto"/>
        <w:left w:val="none" w:sz="0" w:space="0" w:color="auto"/>
        <w:bottom w:val="none" w:sz="0" w:space="0" w:color="auto"/>
        <w:right w:val="none" w:sz="0" w:space="0" w:color="auto"/>
      </w:divBdr>
    </w:div>
    <w:div w:id="213910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lleni.com.tr/blog/teknoloji/nesnelerin-interneti-nedir" TargetMode="External"/><Relationship Id="rId13" Type="http://schemas.openxmlformats.org/officeDocument/2006/relationships/hyperlink" Target="https://bulutistan.com/blog/nesnelerin-interneti-iot-nedir/" TargetMode="External"/><Relationship Id="rId18" Type="http://schemas.openxmlformats.org/officeDocument/2006/relationships/hyperlink" Target="https://ankaref.com/blog/nesnelerin-internetinin-kullanim-alanlari-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rex.com.tr/tr/bilgi-bankasi/internet-of-things-iot-nesnelerin-interneti/" TargetMode="External"/><Relationship Id="rId7" Type="http://schemas.openxmlformats.org/officeDocument/2006/relationships/hyperlink" Target="https://www.innova.com.tr/tr/blog/dijital-donusum-blog/nesnelerin-interneti-iot-nedir" TargetMode="External"/><Relationship Id="rId12" Type="http://schemas.openxmlformats.org/officeDocument/2006/relationships/hyperlink" Target="https://n2mobil.com.tr/arac-takip-sistemi/" TargetMode="External"/><Relationship Id="rId17" Type="http://schemas.openxmlformats.org/officeDocument/2006/relationships/hyperlink" Target="https://dijitalguvenlikplatformu.aksigorta.com.tr/haberler/nesnelerin-interneti-iot-nedir-bilmeniz-gereken-riskler-ve-onlemle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illiyet.com.tr/egitim/nesnelerin-inteneti-iot-nedir-iot-ornekleri-nelerdir-ne-ise-yarar-6469806" TargetMode="External"/><Relationship Id="rId20" Type="http://schemas.openxmlformats.org/officeDocument/2006/relationships/hyperlink" Target="https://basarimuhendislik.com/iot-sistemi-nasil-calisir/#Sensorler_Cihazla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2mobil.com.tr/m2m-cozumleri/" TargetMode="External"/><Relationship Id="rId24" Type="http://schemas.openxmlformats.org/officeDocument/2006/relationships/hyperlink" Target="https://www.muhendisbeyinler.net/wp-content/uploads/2017/01/iot-nedir.jpg" TargetMode="External"/><Relationship Id="rId5" Type="http://schemas.openxmlformats.org/officeDocument/2006/relationships/webSettings" Target="webSettings.xml"/><Relationship Id="rId15" Type="http://schemas.openxmlformats.org/officeDocument/2006/relationships/hyperlink" Target="https://www.muhendisbeyinler.net/nesnelerin-interneti-iot-nedir/" TargetMode="External"/><Relationship Id="rId23" Type="http://schemas.openxmlformats.org/officeDocument/2006/relationships/hyperlink" Target="https://www.argenova.com.tr/yapay-zeka" TargetMode="External"/><Relationship Id="rId10" Type="http://schemas.openxmlformats.org/officeDocument/2006/relationships/hyperlink" Target="https://www.innova.com.tr/iot/skywavestore.html" TargetMode="External"/><Relationship Id="rId19" Type="http://schemas.openxmlformats.org/officeDocument/2006/relationships/hyperlink" Target="https://www.karel.com.t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sbank.com.tr/blog/nesnelerin-interneti-nedir" TargetMode="External"/><Relationship Id="rId22"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E4958-0EF1-4038-AE44-B3BEDF77A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13</Pages>
  <Words>3371</Words>
  <Characters>19221</Characters>
  <Application>Microsoft Office Word</Application>
  <DocSecurity>0</DocSecurity>
  <Lines>160</Lines>
  <Paragraphs>45</Paragraphs>
  <ScaleCrop>false</ScaleCrop>
  <Company/>
  <LinksUpToDate>false</LinksUpToDate>
  <CharactersWithSpaces>22547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Egemen Özden</dc:creator>
  <cp:keywords/>
  <dc:description/>
  <cp:lastModifiedBy>Egemen Özden</cp:lastModifiedBy>
  <cp:revision>48</cp:revision>
  <dcterms:created xsi:type="dcterms:W3CDTF">2021-11-22T16:59:00Z</dcterms:created>
  <dcterms:modified xsi:type="dcterms:W3CDTF">2021-11-23T13:48:00Z</dcterms:modified>
</cp:coreProperties>
</file>